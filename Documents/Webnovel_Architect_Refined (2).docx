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PartName="/word/people.xml" ContentType="application/vnd.openxmlformats-officedocument.wordprocessingml.peop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16du="http://schemas.microsoft.com/office/word/2023/wordml/word16du" mc:Ignorable="w14 w15 wp14">
  <w:body>
    <w:p>
      <w:pPr>
        <w:spacing w:before="480" w:after="120"/>
        <w:jc w:val="center"/>
      </w:pPr>
      <w:r>
        <w:rPr>
          <w:rFonts w:ascii="Arial" w:cs="Arial" w:eastAsia="Arial" w:hAnsi="Arial"/>
          <w:b/>
          <w:bCs/>
          <w:color w:val="1F3A6E"/>
          <w:sz w:val="40"/>
          <w:szCs w:val="40"/>
        </w:rPr>
        <w:t xml:space="preserve">Zero-GPU Story Intelligence:</w:t>
      </w:r>
    </w:p>
    <w:p>
      <w:pPr>
        <w:spacing w:before="0" w:after="120"/>
        <w:jc w:val="center"/>
      </w:pPr>
      <w:r>
        <w:rPr>
          <w:rFonts w:ascii="Arial" w:cs="Arial" w:eastAsia="Arial" w:hAnsi="Arial"/>
          <w:b/>
          <w:bCs/>
          <w:color w:val="2E75B6"/>
          <w:sz w:val="32"/>
          <w:szCs w:val="32"/>
        </w:rPr>
        <w:t xml:space="preserve">A Neuro-Symbolic Approach to Dynamic Graph-RAG</w:t>
      </w:r>
    </w:p>
    <w:p>
      <w:pPr>
        <w:spacing w:before="0" w:after="60"/>
        <w:jc w:val="center"/>
      </w:pPr>
      <w:r>
        <w:rPr>
          <w:rFonts w:ascii="Arial" w:cs="Arial" w:eastAsia="Arial" w:hAnsi="Arial"/>
          <w:b/>
          <w:bCs/>
          <w:color w:val="2E75B6"/>
          <w:sz w:val="32"/>
          <w:szCs w:val="32"/>
        </w:rPr>
        <w:t xml:space="preserve">for Serialized Fiction Audio Synthesis</w:t>
      </w:r>
    </w:p>
    <w:p>
      <w:pPr>
        <w:pBdr>
          <w:bottom w:val="single" w:color="1F3A6E" w:sz="12" w:space="6"/>
        </w:pBdr>
        <w:spacing w:before="120" w:after="480"/>
        <w:jc w:val="center"/>
      </w:pPr>
      <w:r>
        <w:rPr>
          <w:rFonts w:ascii="Arial" w:cs="Arial" w:eastAsia="Arial" w:hAnsi="Arial"/>
          <w:i/>
          <w:iCs/>
          <w:color w:val="595959"/>
          <w:sz w:val="22"/>
          <w:szCs w:val="22"/>
        </w:rPr>
        <w:t xml:space="preserve">Research Paper</w:t>
      </w:r>
    </w:p>
    <w:p>
      <w:pPr>
        <w:pStyle w:val="Heading1"/>
        <w:pBdr>
          <w:bottom w:val="single" w:color="2E75B6" w:sz="8" w:space="4"/>
        </w:pBdr>
        <w:spacing w:before="360" w:after="160"/>
      </w:pPr>
      <w:r>
        <w:rPr>
          <w:rFonts w:ascii="Arial" w:cs="Arial" w:eastAsia="Arial" w:hAnsi="Arial"/>
          <w:b/>
          <w:bCs/>
          <w:color w:val="1F3A6E"/>
          <w:sz w:val="30"/>
          <w:szCs w:val="30"/>
        </w:rPr>
        <w:t xml:space="preserve">Abstract</w:t>
      </w:r>
    </w:p>
    <w:p>
      <w:pPr>
        <w:spacing w:before="80" w:after="140" w:line="288" w:lineRule="auto"/>
        <w:jc w:val="both"/>
      </w:pPr>
      <w:r>
        <w:rPr>
          <w:rFonts w:ascii="Arial" w:cs="Arial" w:eastAsia="Arial" w:hAnsi="Arial"/>
          <w:color w:val="000000"/>
          <w:sz w:val="22"/>
          <w:szCs w:val="22"/>
        </w:rPr>
        <w:t xml:space="preserve">The rapid proliferation of serialized web fiction presents a largely unsolved challenge for automated long-form audio dramatization systems. While Large Language Models (LLMs) have substantially advanced Text-to-Speech (TTS) capabilities, processing narratives that routinely exceed one million words introduces a critical bottleneck: </w:t>
      </w:r>
      <w:r>
        <w:rPr>
          <w:rFonts w:ascii="Arial" w:cs="Arial" w:eastAsia="Arial" w:hAnsi="Arial"/>
          <w:b/>
          <w:bCs/>
          <w:color w:val="000000"/>
          <w:sz w:val="22"/>
          <w:szCs w:val="22"/>
        </w:rPr>
        <w:t xml:space="preserve">context window exhaustion</w:t>
      </w:r>
      <w:r>
        <w:rPr>
          <w:rFonts w:ascii="Arial" w:cs="Arial" w:eastAsia="Arial" w:hAnsi="Arial"/>
          <w:color w:val="000000"/>
          <w:sz w:val="22"/>
          <w:szCs w:val="22"/>
        </w:rPr>
        <w:t xml:space="preserve">. Systems must proactively determine character importance to assign persistent synthetic voices—a problem formally introduced in this paper as the </w:t>
      </w:r>
      <w:r>
        <w:rPr>
          <w:rFonts w:ascii="Arial" w:cs="Arial" w:eastAsia="Arial" w:hAnsi="Arial"/>
          <w:b/>
          <w:bCs/>
          <w:color w:val="000000"/>
          <w:sz w:val="22"/>
          <w:szCs w:val="22"/>
        </w:rPr>
        <w:t xml:space="preserve">"Casting Paradox."</w:t>
      </w:r>
      <w:r>
        <w:rPr>
          <w:rFonts w:ascii="Arial" w:cs="Arial" w:eastAsia="Arial" w:hAnsi="Arial"/>
          <w:color w:val="000000"/>
          <w:sz w:val="22"/>
          <w:szCs w:val="22"/>
        </w:rPr>
        <w:t xml:space="preserve"> Traditional vector-based Retrieval-Augmented Generation (RAG) architectures, designed for static fact retrieval, fail systematically when applied to chronological narrative structures, producing what we term </w:t>
      </w:r>
      <w:r>
        <w:rPr>
          <w:rFonts w:ascii="Arial" w:cs="Arial" w:eastAsia="Arial" w:hAnsi="Arial"/>
          <w:b/>
          <w:bCs/>
          <w:color w:val="000000"/>
          <w:sz w:val="22"/>
          <w:szCs w:val="22"/>
        </w:rPr>
        <w:t xml:space="preserve">"temporal hallucinations"</w:t>
      </w:r>
      <w:r>
        <w:rPr>
          <w:rFonts w:ascii="Arial" w:cs="Arial" w:eastAsia="Arial" w:hAnsi="Arial"/>
          <w:color w:val="000000"/>
          <w:sz w:val="22"/>
          <w:szCs w:val="22"/>
        </w:rPr>
        <w:t xml:space="preserve">—the erroneous persistence of outdated character relevance across narrative time.</w:t>
      </w:r>
    </w:p>
    <w:p>
      <w:pPr>
        <w:spacing w:before="80" w:after="140" w:line="288" w:lineRule="auto"/>
        <w:jc w:val="both"/>
      </w:pPr>
      <w:r>
        <w:rPr>
          <w:rFonts w:ascii="Arial" w:cs="Arial" w:eastAsia="Arial" w:hAnsi="Arial"/>
          <w:color w:val="000000"/>
          <w:sz w:val="22"/>
          <w:szCs w:val="22"/>
        </w:rPr>
        <w:t xml:space="preserve">This paper introduces </w:t>
      </w:r>
      <w:r>
        <w:rPr>
          <w:rFonts w:ascii="Arial" w:cs="Arial" w:eastAsia="Arial" w:hAnsi="Arial"/>
          <w:b/>
          <w:bCs/>
          <w:color w:val="000000"/>
          <w:sz w:val="22"/>
          <w:szCs w:val="22"/>
        </w:rPr>
        <w:t xml:space="preserve">Webnovel Architect</w:t>
      </w:r>
      <w:r w:rsidR="613BD437">
        <w:rPr>
          <w:rFonts w:ascii="Arial" w:cs="Arial" w:eastAsia="Arial" w:hAnsi="Arial"/>
          <w:color w:val="000000"/>
          <w:sz w:val="22"/>
          <w:szCs w:val="22"/>
        </w:rPr>
        <w:t xml:space="preserve">a </w:t>
      </w:r>
      <w:del w:id="0" w:author="Webnovel Architect Assistant" w:date="2026-03-31T05:02:25Z" w16du:dateUtc="2026-03-31T05:02:25Z">
        <w:r w:rsidDel="613BD437">
          <w:rPr>
            <w:rFonts w:ascii="Arial" w:cs="Arial" w:eastAsia="Arial" w:hAnsi="Arial"/>
            <w:color w:val="000000"/>
            <w:sz w:val="22"/>
            <w:szCs w:val="22"/>
          </w:rPr>
          <w:delText>Zero-GPU</w:delText>
        </w:r>
      </w:del>
      <w:ins w:id="1" w:author="Webnovel Architect Assistant" w:date="2026-03-31T05:02:25Z" w16du:dateUtc="2026-03-31T05:02:25Z">
        <w:r w:rsidR="613BD437">
          <w:rPr>
            <w:rFonts w:ascii="Arial" w:cs="Arial" w:eastAsia="Arial" w:hAnsi="Arial"/>
            <w:color w:val="000000"/>
            <w:sz w:val="22"/>
            <w:szCs w:val="22"/>
          </w:rPr>
          <w:t>Zero-Local-GPU</w:t>
        </w:r>
      </w:ins>
      <w:r w:rsidR="613BD437">
        <w:rPr>
          <w:rFonts w:ascii="Arial" w:cs="Arial" w:eastAsia="Arial" w:hAnsi="Arial"/>
          <w:color w:val="000000"/>
          <w:sz w:val="22"/>
          <w:szCs w:val="22"/>
        </w:rPr>
        <w:t xml:space="preserve"> Neuro-Symbolic</w:t>
      </w:r>
    </w:p>
    <w:p>
      <w:pPr>
        <w:spacing w:before="180" w:after="180"/>
      </w:pPr>
    </w:p>
    <w:p>
      <w:pPr>
        <w:pStyle w:val="Heading1"/>
        <w:pBdr>
          <w:bottom w:val="single" w:color="2E75B6" w:sz="8" w:space="4"/>
        </w:pBdr>
        <w:spacing w:before="360" w:after="160"/>
      </w:pPr>
      <w:r>
        <w:rPr>
          <w:rFonts w:ascii="Arial" w:cs="Arial" w:eastAsia="Arial" w:hAnsi="Arial"/>
          <w:b/>
          <w:bCs/>
          <w:color w:val="1F3A6E"/>
          <w:sz w:val="30"/>
          <w:szCs w:val="30"/>
        </w:rPr>
        <w:t xml:space="preserve">1. Introduction</w:t>
      </w:r>
    </w:p>
    <w:p>
      <w:pPr>
        <w:spacing w:before="80" w:after="140" w:line="288" w:lineRule="auto"/>
        <w:jc w:val="both"/>
      </w:pPr>
      <w:r>
        <w:rPr>
          <w:rFonts w:ascii="Arial" w:cs="Arial" w:eastAsia="Arial" w:hAnsi="Arial"/>
          <w:color w:val="000000"/>
          <w:sz w:val="22"/>
          <w:szCs w:val="22"/>
        </w:rPr>
        <w:t xml:space="preserve">Serialized web fiction, hosted on platforms such as Royal Road and Webnovel, has emerged as a dominant mode of contemporary digital storytelling. Published chapter-by-chapter over years or even decades, these narratives routinely surpass one million words and feature highly mutable character ensembles that evolve substantially across arcs. This format poses fundamental challenges for any automated system attempting to translate raw narrative text into coherent, multi-voice audio drama.</w:t>
      </w:r>
    </w:p>
    <w:p>
      <w:pPr>
        <w:pStyle w:val="Heading2"/>
        <w:spacing w:before="280" w:after="120"/>
      </w:pPr>
      <w:r>
        <w:rPr>
          <w:rFonts w:ascii="Arial" w:cs="Arial" w:eastAsia="Arial" w:hAnsi="Arial"/>
          <w:b/>
          <w:bCs/>
          <w:color w:val="2E75B6"/>
          <w:sz w:val="26"/>
          <w:szCs w:val="26"/>
        </w:rPr>
        <w:t xml:space="preserve">1.1 Problem Statement: The Casting Paradox</w:t>
      </w:r>
    </w:p>
    <w:p>
      <w:pPr>
        <w:spacing w:before="80" w:after="140" w:line="288" w:lineRule="auto"/>
        <w:jc w:val="both"/>
      </w:pPr>
      <w:r>
        <w:rPr>
          <w:rFonts w:ascii="Arial" w:cs="Arial" w:eastAsia="Arial" w:hAnsi="Arial"/>
          <w:color w:val="000000"/>
          <w:sz w:val="22"/>
          <w:szCs w:val="22"/>
        </w:rPr>
        <w:t xml:space="preserve">High-quality audio dramatization requires assigning a unique, persistent TTS voice profile to every prominent speaking character in order to maintain narrative continuity. However, proactively generating voice models for every named entity encountered rapidly exhausts the available pool of acoustically distinct voices and depletes local system memory. The core challenge is temporal: a centralized system cannot know that a character will assume narrative importance until that character has accumulated statistical significance over time. Yet the system must assign a persistent voice to that character during their initial, unproven chronological appearances—before the evidence for their importance exists.</w:t>
      </w:r>
    </w:p>
    <w:p>
      <w:pPr>
        <w:spacing w:before="80" w:after="140" w:line="288" w:lineRule="auto"/>
        <w:jc w:val="both"/>
      </w:pPr>
      <w:r>
        <w:rPr>
          <w:rFonts w:ascii="Arial" w:cs="Arial" w:eastAsia="Arial" w:hAnsi="Arial"/>
          <w:color w:val="000000"/>
          <w:sz w:val="22"/>
          <w:szCs w:val="22"/>
        </w:rPr>
        <w:t xml:space="preserve">This creates an irresolvable conflict within conventional architectures: the assignment decision must precede the evidence on which the decision should be based. We formally term this the </w:t>
      </w:r>
    </w:p>
    <w:p>
      <w:pPr>
        <w:spacing w:before="80" w:after="140" w:line="288" w:lineRule="auto"/>
        <w:jc w:val="both"/>
      </w:pPr>
      <w:r>
        <w:rPr>
          <w:rFonts w:ascii="Arial" w:cs="Arial" w:eastAsia="Arial" w:hAnsi="Arial"/>
          <w:b/>
          <w:bCs/>
          <w:color w:val="000000"/>
          <w:sz w:val="22"/>
          <w:szCs w:val="22"/>
        </w:rPr>
        <w:t xml:space="preserve">Casting Paradox</w:t>
      </w:r>
      <w:r>
        <w:rPr>
          <w:rFonts w:ascii="Arial" w:cs="Arial" w:eastAsia="Arial" w:hAnsi="Arial"/>
          <w:color w:val="000000"/>
          <w:sz w:val="22"/>
          <w:szCs w:val="22"/>
        </w:rPr>
        <w:t xml:space="preserve">, and its resolution is the central design objective of this work.</w:t>
      </w:r>
    </w:p>
    <w:p>
      <w:pPr>
        <w:pStyle w:val="Heading2"/>
        <w:spacing w:before="280" w:after="120"/>
      </w:pPr>
      <w:r>
        <w:rPr>
          <w:rFonts w:ascii="Arial" w:cs="Arial" w:eastAsia="Arial" w:hAnsi="Arial"/>
          <w:b/>
          <w:bCs/>
          <w:color w:val="2E75B6"/>
          <w:sz w:val="26"/>
          <w:szCs w:val="26"/>
        </w:rPr>
        <w:t xml:space="preserve">1.2 Limitations of Existing Approaches</w:t>
      </w:r>
    </w:p>
    <w:p>
      <w:pPr>
        <w:spacing w:before="80" w:after="140" w:line="288" w:lineRule="auto"/>
        <w:jc w:val="both"/>
      </w:pPr>
      <w:r>
        <w:rPr>
          <w:rFonts w:ascii="Arial" w:cs="Arial" w:eastAsia="Arial" w:hAnsi="Arial"/>
          <w:color w:val="000000"/>
          <w:sz w:val="22"/>
          <w:szCs w:val="22"/>
        </w:rPr>
        <w:t xml:space="preserve">Modern AI systems frequently employ Retrieval-Augmented Generation (RAG) to manage information continuity across long documents. Standard RAG operates on vector embeddings that spatially compress narrative content—a character appearing prominently in early chapters remains persistently “relevant” to a cosine-similarity search in later chapters, even after that character has died, disappeared, or become narratively irrelevant. This architectural limitation produces temporal hallucination: an inability to natively model the unidirectional, irreversible flow of narrative time. For static knowledge retrieval, this is acceptable; for dynamic narrative systems, it is catastrophic.</w:t>
      </w:r>
    </w:p>
    <w:p>
      <w:pPr>
        <w:pStyle w:val="Heading2"/>
        <w:spacing w:before="280" w:after="120"/>
      </w:pPr>
      <w:r>
        <w:rPr>
          <w:rFonts w:ascii="Arial" w:cs="Arial" w:eastAsia="Arial" w:hAnsi="Arial"/>
          <w:b/>
          <w:bCs/>
          <w:color w:val="2E75B6"/>
          <w:sz w:val="26"/>
          <w:szCs w:val="26"/>
        </w:rPr>
        <w:t xml:space="preserve">1.3 Hypotheses and Objectives</w:t>
      </w:r>
    </w:p>
    <w:p>
      <w:pPr>
        <w:spacing w:before="80" w:after="140" w:line="288" w:lineRule="auto"/>
        <w:jc w:val="both"/>
      </w:pPr>
      <w:r w:rsidR="613BD437">
        <w:rPr>
          <w:rFonts w:ascii="Arial" w:cs="Arial" w:eastAsia="Arial" w:hAnsi="Arial"/>
          <w:color w:val="000000"/>
          <w:sz w:val="22"/>
          <w:szCs w:val="22"/>
        </w:rPr>
        <w:t>(the "</w:t>
      </w:r>
      <w:del w:id="2" w:author="Webnovel Architect Assistant" w:date="2026-03-31T05:02:25Z" w16du:dateUtc="2026-03-31T05:02:25Z">
        <w:r w:rsidDel="613BD437">
          <w:rPr>
            <w:rFonts w:ascii="Arial" w:cs="Arial" w:eastAsia="Arial" w:hAnsi="Arial"/>
            <w:color w:val="000000"/>
            <w:sz w:val="22"/>
            <w:szCs w:val="22"/>
          </w:rPr>
          <w:delText>Zero-GPU</w:delText>
        </w:r>
      </w:del>
      <w:ins w:id="3" w:author="Webnovel Architect Assistant" w:date="2026-03-31T05:02:25Z" w16du:dateUtc="2026-03-31T05:02:25Z">
        <w:r w:rsidR="613BD437">
          <w:rPr>
            <w:rFonts w:ascii="Arial" w:cs="Arial" w:eastAsia="Arial" w:hAnsi="Arial"/>
            <w:color w:val="000000"/>
            <w:sz w:val="22"/>
            <w:szCs w:val="22"/>
          </w:rPr>
          <w:t>Zero-Local-GPU</w:t>
        </w:r>
      </w:ins>
      <w:r w:rsidR="613BD437">
        <w:rPr>
          <w:rFonts w:ascii="Arial" w:cs="Arial" w:eastAsia="Arial" w:hAnsi="Arial"/>
          <w:color w:val="000000"/>
          <w:sz w:val="22"/>
          <w:szCs w:val="22"/>
        </w:rPr>
        <w:t>" constraint).</w:t>
      </w:r>
    </w:p>
    <w:p>
      <w:pPr>
        <w:spacing w:before="180" w:after="180"/>
      </w:pPr>
    </w:p>
    <w:p>
      <w:pPr>
        <w:pStyle w:val="Heading1"/>
        <w:pBdr>
          <w:bottom w:val="single" w:color="2E75B6" w:sz="8" w:space="4"/>
        </w:pBdr>
        <w:spacing w:before="360" w:after="160"/>
      </w:pPr>
      <w:r>
        <w:rPr>
          <w:rFonts w:ascii="Arial" w:cs="Arial" w:eastAsia="Arial" w:hAnsi="Arial"/>
          <w:b/>
          <w:bCs/>
          <w:color w:val="1F3A6E"/>
          <w:sz w:val="30"/>
          <w:szCs w:val="30"/>
        </w:rPr>
        <w:t xml:space="preserve">2. Literature Review</w:t>
      </w:r>
    </w:p>
    <w:p>
      <w:pPr>
        <w:spacing w:before="80" w:after="140" w:line="288" w:lineRule="auto"/>
        <w:jc w:val="both"/>
      </w:pPr>
      <w:r>
        <w:rPr>
          <w:rFonts w:ascii="Arial" w:cs="Arial" w:eastAsia="Arial" w:hAnsi="Arial"/>
          <w:color w:val="000000"/>
          <w:sz w:val="22"/>
          <w:szCs w:val="22"/>
        </w:rPr>
        <w:t xml:space="preserve">The intersection of natural language processing, knowledge graph generation, and speech synthesis has seen significant research activity in recent years. However, existing literature concentrates predominantly on enterprise knowledge retrieval and static document understanding, rather than on computational narratology—the formal modeling of narrative structure and temporal character dynamics. This section surveys the most directly relevant prior work and identifies the architectural gaps that Webnovel Architect is designed to address.</w:t>
      </w:r>
    </w:p>
    <w:p>
      <w:pPr>
        <w:pStyle w:val="Heading2"/>
        <w:spacing w:before="280" w:after="120"/>
      </w:pPr>
      <w:r>
        <w:rPr>
          <w:rFonts w:ascii="Arial" w:cs="Arial" w:eastAsia="Arial" w:hAnsi="Arial"/>
          <w:b/>
          <w:bCs/>
          <w:color w:val="2E75B6"/>
          <w:sz w:val="26"/>
          <w:szCs w:val="26"/>
        </w:rPr>
        <w:t xml:space="preserve">2.1 Static GraphRAG (Microsoft, 2024)</w:t>
      </w:r>
    </w:p>
    <w:p>
      <w:pPr>
        <w:spacing w:before="80" w:after="140" w:line="288" w:lineRule="auto"/>
        <w:jc w:val="both"/>
      </w:pPr>
      <w:r>
        <w:rPr>
          <w:rFonts w:ascii="Arial" w:cs="Arial" w:eastAsia="Arial" w:hAnsi="Arial"/>
          <w:color w:val="000000"/>
          <w:sz w:val="22"/>
          <w:szCs w:val="22"/>
        </w:rPr>
        <w:t xml:space="preserve">Microsoft's GraphRAG </w:t>
      </w:r>
      <w:r>
        <w:rPr>
          <w:rFonts w:ascii="Arial" w:cs="Arial" w:eastAsia="Arial" w:hAnsi="Arial"/>
          <w:color w:val="000000"/>
          <w:sz w:val="22"/>
          <w:szCs w:val="22"/>
        </w:rPr>
        <w:t xml:space="preserve">[1] </w:t>
      </w:r>
      <w:r>
        <w:rPr>
          <w:rFonts w:ascii="Arial" w:cs="Arial" w:eastAsia="Arial" w:hAnsi="Arial"/>
          <w:color w:val="000000"/>
          <w:sz w:val="22"/>
          <w:szCs w:val="22"/>
        </w:rPr>
        <w:t xml:space="preserve">represented a significant advancement over flat vector databases by leveraging LLMs to extract entities and construct global semantic knowledge graphs prior to query time. This approach substantially improves holistic document understanding by enabling community-level summarization and entity relationship traversal. However, GraphRAG is fundamentally </w:t>
      </w:r>
      <w:r>
        <w:rPr>
          <w:rFonts w:ascii="Arial" w:cs="Arial" w:eastAsia="Arial" w:hAnsi="Arial"/>
          <w:b/>
          <w:bCs/>
          <w:color w:val="000000"/>
          <w:sz w:val="22"/>
          <w:szCs w:val="22"/>
        </w:rPr>
        <w:t xml:space="preserve">static</w:t>
      </w:r>
      <w:r>
        <w:rPr>
          <w:rFonts w:ascii="Arial" w:cs="Arial" w:eastAsia="Arial" w:hAnsi="Arial"/>
          <w:color w:val="000000"/>
          <w:sz w:val="22"/>
          <w:szCs w:val="22"/>
        </w:rPr>
        <w:t xml:space="preserve">: it treats a document corpus as a singular, immutable body of truth and lacks any mechanism for decaying a node's topological importance based on the chronological sequence in which content was ingested. This renders it unsuitable for narratives where character relevance is intrinsically time-dependent.</w:t>
      </w:r>
    </w:p>
    <w:p>
      <w:pPr>
        <w:pStyle w:val="Heading2"/>
        <w:spacing w:before="280" w:after="120"/>
      </w:pPr>
      <w:r>
        <w:rPr>
          <w:rFonts w:ascii="Arial" w:cs="Arial" w:eastAsia="Arial" w:hAnsi="Arial"/>
          <w:b/>
          <w:bCs/>
          <w:color w:val="2E75B6"/>
          <w:sz w:val="26"/>
          <w:szCs w:val="26"/>
        </w:rPr>
        <w:t xml:space="preserve">2.2 Dynamic Graph RAG (DyG-RAG)</w:t>
      </w:r>
    </w:p>
    <w:p>
      <w:pPr>
        <w:spacing w:before="80" w:after="140" w:line="288" w:lineRule="auto"/>
        <w:jc w:val="both"/>
      </w:pPr>
      <w:r>
        <w:rPr>
          <w:rFonts w:ascii="Arial" w:cs="Arial" w:eastAsia="Arial" w:hAnsi="Arial"/>
          <w:color w:val="000000"/>
          <w:sz w:val="22"/>
          <w:szCs w:val="22"/>
        </w:rPr>
        <w:t xml:space="preserve">More recent work on Dynamic Graph RAG </w:t>
      </w:r>
      <w:r>
        <w:rPr>
          <w:rFonts w:ascii="Arial" w:cs="Arial" w:eastAsia="Arial" w:hAnsi="Arial"/>
          <w:color w:val="000000"/>
          <w:sz w:val="22"/>
          <w:szCs w:val="22"/>
        </w:rPr>
        <w:t xml:space="preserve">[2] </w:t>
      </w:r>
      <w:r>
        <w:rPr>
          <w:rFonts w:ascii="Arial" w:cs="Arial" w:eastAsia="Arial" w:hAnsi="Arial"/>
          <w:color w:val="000000"/>
          <w:sz w:val="22"/>
          <w:szCs w:val="22"/>
        </w:rPr>
        <w:t xml:space="preserve">introduces temporal edge updating to knowledge graphs, representing a meaningful step toward time-aware retrieval. However, current DyG-RAG implementations are tuned for snapshot Question-Answering tasks—for example, tracking changing executive hierarchies within a live news stream. These systems do not model </w:t>
      </w:r>
      <w:r>
        <w:rPr>
          <w:rFonts w:ascii="Arial" w:cs="Arial" w:eastAsia="Arial" w:hAnsi="Arial"/>
          <w:i/>
          <w:iCs/>
          <w:color w:val="000000"/>
          <w:sz w:val="22"/>
          <w:szCs w:val="22"/>
        </w:rPr>
        <w:t xml:space="preserve">narrative latency</w:t>
      </w:r>
      <w:r>
        <w:rPr>
          <w:rFonts w:ascii="Arial" w:cs="Arial" w:eastAsia="Arial" w:hAnsi="Arial"/>
          <w:color w:val="000000"/>
          <w:sz w:val="22"/>
          <w:szCs w:val="22"/>
        </w:rPr>
        <w:t xml:space="preserve">: the gradual decay of a character's cognitive gravity when that character disappears from the textual foreground. Adapting QA-focused temporal graphs to serve the demands of fiction synthesis requires architectural modifications that existing literature does not address.</w:t>
      </w:r>
    </w:p>
    <w:p>
      <w:pPr>
        <w:pStyle w:val="Heading2"/>
        <w:spacing w:before="280" w:after="120"/>
      </w:pPr>
      <w:r>
        <w:rPr>
          <w:rFonts w:ascii="Arial" w:cs="Arial" w:eastAsia="Arial" w:hAnsi="Arial"/>
          <w:b/>
          <w:bCs/>
          <w:color w:val="2E75B6"/>
          <w:sz w:val="26"/>
          <w:szCs w:val="26"/>
        </w:rPr>
        <w:t xml:space="preserve">2.3 Zero-Shot TTS and Speaker Diarization</w:t>
      </w:r>
    </w:p>
    <w:p>
      <w:pPr>
        <w:spacing w:before="80" w:after="140" w:line="288" w:lineRule="auto"/>
        <w:jc w:val="both"/>
      </w:pPr>
      <w:r>
        <w:rPr>
          <w:rFonts w:ascii="Arial" w:cs="Arial" w:eastAsia="Arial" w:hAnsi="Arial"/>
          <w:color w:val="000000"/>
          <w:sz w:val="22"/>
          <w:szCs w:val="22"/>
        </w:rPr>
        <w:t xml:space="preserve">Recent advances in zero-shot prosody TTS models, including Audiobook-CC </w:t>
      </w:r>
      <w:r>
        <w:rPr>
          <w:rFonts w:ascii="Arial" w:cs="Arial" w:eastAsia="Arial" w:hAnsi="Arial"/>
          <w:color w:val="000000"/>
          <w:sz w:val="22"/>
          <w:szCs w:val="22"/>
        </w:rPr>
        <w:t xml:space="preserve">[3] </w:t>
      </w:r>
      <w:r>
        <w:rPr>
          <w:rFonts w:ascii="Arial" w:cs="Arial" w:eastAsia="Arial" w:hAnsi="Arial"/>
          <w:color w:val="000000"/>
          <w:sz w:val="22"/>
          <w:szCs w:val="22"/>
        </w:rPr>
        <w:t xml:space="preserve">and Kokoro </w:t>
      </w:r>
      <w:r>
        <w:rPr>
          <w:rFonts w:ascii="Arial" w:cs="Arial" w:eastAsia="Arial" w:hAnsi="Arial"/>
          <w:color w:val="000000"/>
          <w:sz w:val="22"/>
          <w:szCs w:val="22"/>
        </w:rPr>
        <w:t xml:space="preserve">[4]</w:t>
      </w:r>
      <w:r>
        <w:rPr>
          <w:rFonts w:ascii="Arial" w:cs="Arial" w:eastAsia="Arial" w:hAnsi="Arial"/>
          <w:color w:val="000000"/>
          <w:sz w:val="22"/>
          <w:szCs w:val="22"/>
        </w:rPr>
        <w:t xml:space="preserve">, have substantially lowered the barrier to varied, emotionally expressive speech synthesis. These models can generate nuanced vocal performances from minimal prompt context. However, they function as passive synthesis mechanisms: they require explicit, pre-constructed speaker diarization metadata to maintain vocal continuity across a narrative. Neither model provides an autonomous method for constructing this metadata from raw fiction text. The critical gap in existing literature is not in synthesis quality but in the upstream narrative intelligence layer that must generate speaker assignments before synthesis can proceed.</w:t>
      </w:r>
    </w:p>
    <w:p>
      <w:pPr>
        <w:spacing w:before="180" w:after="180"/>
      </w:pPr>
    </w:p>
    <w:p>
      <w:pPr>
        <w:pStyle w:val="Heading2"/>
        <w:spacing w:before="280" w:after="120"/>
      </w:pPr>
      <w:r>
        <w:rPr>
          <w:rFonts w:ascii="Arial" w:cs="Arial" w:eastAsia="Arial" w:hAnsi="Arial"/>
          <w:b/>
          <w:bCs/>
          <w:color w:val="2E75B6"/>
          <w:sz w:val="26"/>
          <w:szCs w:val="26"/>
        </w:rPr>
        <w:t xml:space="preserve">2.4 Long-Context Large Language Models</w:t>
      </w:r>
    </w:p>
    <w:p>
      <w:pPr>
        <w:spacing w:before="80" w:after="140" w:line="288" w:lineRule="auto"/>
        <w:jc w:val="both"/>
      </w:pPr>
      <w:r>
        <w:rPr>
          <w:rFonts w:ascii="Arial" w:cs="Arial" w:eastAsia="Arial" w:hAnsi="Arial"/>
          <w:color w:val="000000"/>
          <w:sz w:val="22"/>
          <w:szCs w:val="22"/>
        </w:rPr>
        <w:t xml:space="preserve">The emergence of ultra-long-context LLMs—most notably Google Gemini 1.5 Pro with a 1M+ token context window—presents an ostensible alternative to the DyG-RAG approach: simply ingest the entire narrative into a single context window and query it directly. While technically feasible for moderate-length fiction, this strategy is computationally expensive and financially unscalable for live-generation rendering of narratives spanning years of publication. At current API pricing, processing a 1M-token novel corpus for every chapter query would cost orders of magnitude more than a targeted graph traversal. Furthermore, even long-context LLMs do not natively model </w:t>
      </w:r>
      <w:r>
        <w:rPr>
          <w:rFonts w:ascii="Arial" w:cs="Arial" w:eastAsia="Arial" w:hAnsi="Arial"/>
          <w:i/>
          <w:iCs/>
          <w:color w:val="000000"/>
          <w:sz w:val="22"/>
          <w:szCs w:val="22"/>
        </w:rPr>
        <w:t xml:space="preserve">narrative time</w:t>
      </w:r>
      <w:r>
        <w:rPr>
          <w:rFonts w:ascii="Arial" w:cs="Arial" w:eastAsia="Arial" w:hAnsi="Arial"/>
          <w:color w:val="000000"/>
          <w:sz w:val="22"/>
          <w:szCs w:val="22"/>
        </w:rPr>
        <w:t xml:space="preserve">—they compress the entire narrative into a simultaneous attention space, making it structurally impossible to distinguish whether a character is currently active or merely historically referenced. The DyG-RAG approach retains the cost efficiency of targeted retrieval while adding the temporal reasoning that flat context windows fundamentally cannot provide.</w:t>
      </w:r>
    </w:p>
    <w:p>
      <w:pPr>
        <w:pStyle w:val="Heading2"/>
        <w:spacing w:before="280" w:after="120"/>
      </w:pPr>
      <w:r>
        <w:rPr>
          <w:rFonts w:ascii="Arial" w:cs="Arial" w:eastAsia="Arial" w:hAnsi="Arial"/>
          <w:b/>
          <w:bCs/>
          <w:color w:val="2E75B6"/>
          <w:sz w:val="26"/>
          <w:szCs w:val="26"/>
        </w:rPr>
        <w:t xml:space="preserve">2.5 Speaker Diarization Systems</w:t>
      </w:r>
    </w:p>
    <w:p>
      <w:pPr>
        <w:spacing w:before="80" w:after="140" w:line="288" w:lineRule="auto"/>
        <w:jc w:val="both"/>
      </w:pPr>
      <w:r>
        <w:rPr>
          <w:rFonts w:ascii="Arial" w:cs="Arial" w:eastAsia="Arial" w:hAnsi="Arial"/>
          <w:color w:val="000000"/>
          <w:sz w:val="22"/>
          <w:szCs w:val="22"/>
        </w:rPr>
        <w:t xml:space="preserve">Acoustic speaker diarization systems—including pyannote.audio and WhisperX—represent the current state of the art in determining </w:t>
      </w:r>
      <w:r>
        <w:rPr>
          <w:rFonts w:ascii="Arial" w:cs="Arial" w:eastAsia="Arial" w:hAnsi="Arial"/>
          <w:i/>
          <w:iCs/>
          <w:color w:val="000000"/>
          <w:sz w:val="22"/>
          <w:szCs w:val="22"/>
        </w:rPr>
        <w:t xml:space="preserve">who spoke when</w:t>
      </w:r>
      <w:r>
        <w:rPr>
          <w:rFonts w:ascii="Arial" w:cs="Arial" w:eastAsia="Arial" w:hAnsi="Arial"/>
          <w:color w:val="000000"/>
          <w:sz w:val="22"/>
          <w:szCs w:val="22"/>
        </w:rPr>
        <w:t xml:space="preserve"> within recorded multi-speaker audio. These systems perform segmentation and speaker clustering on existing recordings and have achieved strong real-world performance. However, they are fundamentally </w:t>
      </w:r>
      <w:r>
        <w:rPr>
          <w:rFonts w:ascii="Arial" w:cs="Arial" w:eastAsia="Arial" w:hAnsi="Arial"/>
          <w:b/>
          <w:bCs/>
          <w:color w:val="000000"/>
          <w:sz w:val="22"/>
          <w:szCs w:val="22"/>
        </w:rPr>
        <w:t xml:space="preserve">reactive</w:t>
      </w:r>
      <w:r>
        <w:rPr>
          <w:rFonts w:ascii="Arial" w:cs="Arial" w:eastAsia="Arial" w:hAnsi="Arial"/>
          <w:color w:val="000000"/>
          <w:sz w:val="22"/>
          <w:szCs w:val="22"/>
        </w:rPr>
        <w:t xml:space="preserve"> systems: they analyze audio after it has already been produced. They cannot resolve the Casting Paradox because they do not generate the speaker assignment metadata required to </w:t>
      </w:r>
      <w:r>
        <w:rPr>
          <w:rFonts w:ascii="Arial" w:cs="Arial" w:eastAsia="Arial" w:hAnsi="Arial"/>
          <w:i/>
          <w:iCs/>
          <w:color w:val="000000"/>
          <w:sz w:val="22"/>
          <w:szCs w:val="22"/>
        </w:rPr>
        <w:t xml:space="preserve">drive</w:t>
      </w:r>
      <w:r>
        <w:rPr>
          <w:rFonts w:ascii="Arial" w:cs="Arial" w:eastAsia="Arial" w:hAnsi="Arial"/>
          <w:color w:val="000000"/>
          <w:sz w:val="22"/>
          <w:szCs w:val="22"/>
        </w:rPr>
        <w:t xml:space="preserve"> TTS synthesis in the first place. In an automated fiction-to-audio pipeline, there is no pre-existing recording to diarize—only raw text. The challenge is not identifying speakers in a completed recording; it is determining which synthetic voice each character should receive before any audio exists. Diarization systems operate entirely downstream of the problem this paper addresses.</w:t>
      </w:r>
    </w:p>
    <w:p>
      <w:pPr>
        <w:pStyle w:val="Heading2"/>
        <w:spacing w:before="280" w:after="120"/>
      </w:pPr>
      <w:r>
        <w:rPr>
          <w:rFonts w:ascii="Arial" w:cs="Arial" w:eastAsia="Arial" w:hAnsi="Arial"/>
          <w:b/>
          <w:bCs/>
          <w:color w:val="2E75B6"/>
          <w:sz w:val="26"/>
          <w:szCs w:val="26"/>
        </w:rPr>
        <w:t xml:space="preserve">2.6 Computational Narratology and Character Graph Extraction</w:t>
      </w:r>
    </w:p>
    <w:p>
      <w:pPr>
        <w:spacing w:before="80" w:after="140" w:line="288" w:lineRule="auto"/>
        <w:jc w:val="both"/>
      </w:pPr>
      <w:r>
        <w:rPr>
          <w:rFonts w:ascii="Arial" w:cs="Arial" w:eastAsia="Arial" w:hAnsi="Arial"/>
          <w:color w:val="000000"/>
          <w:sz w:val="22"/>
          <w:szCs w:val="22"/>
        </w:rPr>
        <w:t xml:space="preserve">A growing body of NLP research applies graph-theoretic methods to character relationship extraction from literary fiction. These approaches typically construct static co-occurrence or dialogue-interaction graphs from complete novel texts, enabling retrospective analysis of social network centrality, community structure, and arc clustering. While this work shares the graph representation paradigm with Webnovel Architect, it differs in one critical dimension: existing computational narratology systems treat the novel as a completed, static artifact and build their graphs retrospectively over the full text. The Symbolic layer in this paper operates instead as an online streaming system, updating the graph incrementally with each chapter and applying temporal decay to reflect the forward-only flow of serialized publication. This distinction makes the present approach applicable to live, actively publishing narratives rather than exclusively to archived, complete texts.</w:t>
      </w:r>
    </w:p>
    <w:p>
      <w:pPr>
        <w:spacing w:before="180" w:after="180"/>
      </w:pPr>
    </w:p>
    <w:p>
      <w:pPr>
        <w:pStyle w:val="Heading1"/>
        <w:pBdr>
          <w:bottom w:val="single" w:color="2E75B6" w:sz="8" w:space="4"/>
        </w:pBdr>
        <w:spacing w:before="360" w:after="160"/>
      </w:pPr>
      <w:r>
        <w:rPr>
          <w:rFonts w:ascii="Arial" w:cs="Arial" w:eastAsia="Arial" w:hAnsi="Arial"/>
          <w:b/>
          <w:bCs/>
          <w:color w:val="1F3A6E"/>
          <w:sz w:val="30"/>
          <w:szCs w:val="30"/>
        </w:rPr>
        <w:t xml:space="preserve">3. Methodology</w:t>
      </w:r>
    </w:p>
    <w:p>
      <w:pPr>
        <w:spacing w:before="80" w:after="140" w:line="288" w:lineRule="auto"/>
        <w:jc w:val="both"/>
      </w:pPr>
      <w:r>
        <w:rPr>
          <w:rFonts w:ascii="Arial" w:cs="Arial" w:eastAsia="Arial" w:hAnsi="Arial"/>
          <w:color w:val="000000"/>
          <w:sz w:val="22"/>
          <w:szCs w:val="22"/>
        </w:rPr>
        <w:t xml:space="preserve">This section details the design principles, tools, and mathematical models comprising the Webnovel Architect system. The architecture is organized around a "Neuro-Symbolic Switchboard" paradigm that delegates qualitatively different cognitive tasks to purpose-built layers, thereby circumventing the memory and computational constraints of local consumer hardware.</w:t>
      </w:r>
    </w:p>
    <w:p>
      <w:pPr>
        <w:pStyle w:val="Heading2"/>
        <w:spacing w:before="280" w:after="120"/>
      </w:pPr>
      <w:r>
        <w:rPr>
          <w:rFonts w:ascii="Arial" w:cs="Arial" w:eastAsia="Arial" w:hAnsi="Arial"/>
          <w:b/>
          <w:bCs/>
          <w:color w:val="2E75B6"/>
          <w:sz w:val="26"/>
          <w:szCs w:val="26"/>
        </w:rPr>
        <w:t xml:space="preserve">3.1 System Architecture: The Neuro-Symbolic Switchboard</w:t>
      </w:r>
    </w:p>
    <w:p>
      <w:pPr>
        <w:spacing w:before="80" w:after="140" w:line="288" w:lineRule="auto"/>
        <w:jc w:val="both"/>
      </w:pPr>
      <w:r>
        <w:rPr>
          <w:rFonts w:ascii="Arial" w:cs="Arial" w:eastAsia="Arial" w:hAnsi="Arial"/>
          <w:color w:val="000000"/>
          <w:sz w:val="22"/>
          <w:szCs w:val="22"/>
        </w:rPr>
        <w:t xml:space="preserve">The fundamental architectural insight motivating this system is that narrative intelligence requires two distinct cognitive operations that are poorly served by a single unified model: (1) contextual semantic extraction—understanding which entities are present and meaningful in a given passage—and (2) structural temporal reasoning—tracking how entity importance evolves across chronological time. Conflating these operations in a single LLM context window produces the failures described in Section 1. Separating them into dedicated layers allows each to be optimized independently.</w:t>
      </w:r>
    </w:p>
    <w:p>
      <w:pPr>
        <w:spacing w:before="160" w:after="80"/>
        <w:jc w:val="center"/>
      </w:pPr>
      <w:r>
        <w:drawing>
          <wp:inline distT="0" distB="0" distL="0" distR="0">
            <wp:extent cx="5715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810000"/>
                    </a:xfrm>
                    <a:prstGeom prst="rect">
                      <a:avLst/>
                    </a:prstGeom>
                  </pic:spPr>
                </pic:pic>
              </a:graphicData>
            </a:graphic>
          </wp:inline>
        </w:drawing>
      </w:r>
    </w:p>
    <w:p>
      <w:pPr>
        <w:spacing w:before="40" w:after="200"/>
        <w:jc w:val="center"/>
      </w:pPr>
      <w:r>
        <w:rPr>
          <w:rFonts w:ascii="Arial" w:cs="Arial" w:eastAsia="Arial" w:hAnsi="Arial"/>
          <w:i/>
          <w:iCs/>
          <w:color w:val="595959"/>
          <w:sz w:val="20"/>
          <w:szCs w:val="20"/>
        </w:rPr>
        <w:t xml:space="preserve">Figure 1: Webnovel Architect — Neuro-Symbolic Switchboard Architecture. The Neural layer (left) handles semantic extraction; the Symbolic layer (right) manages temporal graph reasoning and voice assignment.</w:t>
      </w:r>
    </w:p>
    <w:p>
      <w:pPr>
        <w:pStyle w:val="Heading2"/>
        <w:spacing w:before="280" w:after="120"/>
      </w:pPr>
      <w:r>
        <w:rPr>
          <w:rFonts w:ascii="Arial" w:cs="Arial" w:eastAsia="Arial" w:hAnsi="Arial"/>
          <w:b/>
          <w:bCs/>
          <w:color w:val="2E75B6"/>
          <w:sz w:val="26"/>
          <w:szCs w:val="26"/>
        </w:rPr>
        <w:t xml:space="preserve">3.2 Materials and Tools</w:t>
      </w:r>
    </w:p>
    <w:p>
      <w:pPr>
        <w:spacing w:before="80" w:after="140" w:line="288" w:lineRule="auto"/>
        <w:jc w:val="both"/>
      </w:pPr>
      <w:r>
        <w:rPr>
          <w:rFonts w:ascii="Arial" w:cs="Arial" w:eastAsia="Arial" w:hAnsi="Arial"/>
          <w:color w:val="000000"/>
          <w:sz w:val="22"/>
          <w:szCs w:val="22"/>
        </w:rPr>
        <w:t xml:space="preserve">The following components constitute the Webnovel Architect technology stack:</w:t>
      </w:r>
    </w:p>
    <w:p>
      <w:pPr>
        <w:pStyle w:val="ListParagraph"/>
        <w:numPr>
          <w:ilvl w:val="0"/>
          <w:numId w:val="2"/>
        </w:numPr>
        <w:spacing w:before="60" w:after="60"/>
        <w:ind w:left="720" w:hanging="360"/>
      </w:pPr>
      <w:r>
        <w:rPr>
          <w:rFonts w:ascii="Arial" w:cs="Arial" w:eastAsia="Arial" w:hAnsi="Arial"/>
          <w:b/>
          <w:bCs/>
          <w:color w:val="000000"/>
          <w:sz w:val="22"/>
          <w:szCs w:val="22"/>
        </w:rPr>
        <w:t xml:space="preserve">Neural Extraction Interface: </w:t>
      </w:r>
      <w:r>
        <w:rPr>
          <w:rFonts w:ascii="Arial" w:cs="Arial" w:eastAsia="Arial" w:hAnsi="Arial"/>
          <w:color w:val="000000"/>
          <w:sz w:val="22"/>
          <w:szCs w:val="22"/>
        </w:rPr>
        <w:t xml:space="preserve">LiteLLM library connecting to high-speed inference endpoints (Groq Llama-3-70b; Google Gemini 1.5 Flash) for contextual named entity recognition.</w:t>
      </w:r>
    </w:p>
    <w:p>
      <w:pPr>
        <w:pStyle w:val="ListParagraph"/>
        <w:numPr>
          <w:ilvl w:val="0"/>
          <w:numId w:val="2"/>
        </w:numPr>
        <w:spacing w:before="60" w:after="60"/>
        <w:ind w:left="720" w:hanging="360"/>
      </w:pPr>
      <w:r>
        <w:rPr>
          <w:rFonts w:ascii="Arial" w:cs="Arial" w:eastAsia="Arial" w:hAnsi="Arial"/>
          <w:b/>
          <w:bCs/>
          <w:color w:val="000000"/>
          <w:sz w:val="22"/>
          <w:szCs w:val="22"/>
        </w:rPr>
        <w:t xml:space="preserve">Deterministic NLP Fallback: </w:t>
      </w:r>
      <w:r>
        <w:rPr>
          <w:rFonts w:ascii="Arial" w:cs="Arial" w:eastAsia="Arial" w:hAnsi="Arial"/>
          <w:color w:val="000000"/>
          <w:sz w:val="22"/>
          <w:szCs w:val="22"/>
        </w:rPr>
        <w:t xml:space="preserve">Native Python spaCy utilizing the en_core_web_sm pipeline augmented with custom EntityRuler regex patterns for offline and cost-constrained operation.</w:t>
      </w:r>
    </w:p>
    <w:p>
      <w:pPr>
        <w:pStyle w:val="ListParagraph"/>
        <w:numPr>
          <w:ilvl w:val="0"/>
          <w:numId w:val="2"/>
        </w:numPr>
        <w:spacing w:before="60" w:after="60"/>
        <w:ind w:left="720" w:hanging="360"/>
      </w:pPr>
      <w:r>
        <w:rPr>
          <w:rFonts w:ascii="Arial" w:cs="Arial" w:eastAsia="Arial" w:hAnsi="Arial"/>
          <w:b/>
          <w:bCs/>
          <w:color w:val="000000"/>
          <w:sz w:val="22"/>
          <w:szCs w:val="22"/>
        </w:rPr>
        <w:t xml:space="preserve">Symbolic Runtime Database: </w:t>
      </w:r>
      <w:r>
        <w:rPr>
          <w:rFonts w:ascii="Arial" w:cs="Arial" w:eastAsia="Arial" w:hAnsi="Arial"/>
          <w:color w:val="000000"/>
          <w:sz w:val="22"/>
          <w:szCs w:val="22"/>
        </w:rPr>
        <w:t xml:space="preserve">Python networkx library instantiating the in-memory Directed Acyclic Graph (DAG) that serves as the primary temporal knowledge store.</w:t>
      </w:r>
    </w:p>
    <w:p>
      <w:pPr>
        <w:pStyle w:val="ListParagraph"/>
        <w:numPr>
          <w:ilvl w:val="0"/>
          <w:numId w:val="2"/>
        </w:numPr>
        <w:spacing w:before="60" w:after="60"/>
        <w:ind w:left="720" w:hanging="360"/>
      </w:pPr>
      <w:r>
        <w:rPr>
          <w:rFonts w:ascii="Arial" w:cs="Arial" w:eastAsia="Arial" w:hAnsi="Arial"/>
          <w:b/>
          <w:bCs/>
          <w:color w:val="000000"/>
          <w:sz w:val="22"/>
          <w:szCs w:val="22"/>
        </w:rPr>
        <w:t xml:space="preserve">TTS Synthesis Engines: </w:t>
      </w:r>
      <w:r>
        <w:rPr>
          <w:rFonts w:ascii="Arial" w:cs="Arial" w:eastAsia="Arial" w:hAnsi="Arial"/>
          <w:color w:val="000000"/>
          <w:sz w:val="22"/>
          <w:szCs w:val="22"/>
        </w:rPr>
        <w:t xml:space="preserve">Locally executable Microsoft Edge-TTS library and Kokoro 82M inference weights for consumer-grade audio generation.</w:t>
      </w:r>
    </w:p>
    <w:p>
      <w:pPr>
        <w:spacing w:before="80" w:after="80"/>
      </w:pPr>
    </w:p>
    <w:p>
      <w:pPr>
        <w:pStyle w:val="Heading2"/>
        <w:spacing w:before="280" w:after="120"/>
      </w:pPr>
      <w:r>
        <w:rPr>
          <w:rFonts w:ascii="Arial" w:cs="Arial" w:eastAsia="Arial" w:hAnsi="Arial"/>
          <w:b/>
          <w:bCs/>
          <w:color w:val="2E75B6"/>
          <w:sz w:val="26"/>
          <w:szCs w:val="26"/>
        </w:rPr>
        <w:t xml:space="preserve">3.3 Layer 1 — The Neural Extraction Interface ("The Eye")</w:t>
      </w:r>
    </w:p>
    <w:p>
      <w:pPr>
        <w:spacing w:before="80" w:after="140" w:line="288" w:lineRule="auto"/>
        <w:jc w:val="both"/>
      </w:pPr>
      <w:r>
        <w:rPr>
          <w:rFonts w:ascii="Arial" w:cs="Arial" w:eastAsia="Arial" w:hAnsi="Arial"/>
          <w:color w:val="000000"/>
          <w:sz w:val="22"/>
          <w:szCs w:val="22"/>
        </w:rPr>
        <w:t xml:space="preserve">During chapter ingestion, each text passage is submitted to the LLM endpoint under a tightly constrained prompt schema. The model is not asked to summarize or interpret—it is instructed to function strictly as a Named Entity Recognizer (NER). The output is a rigid JSON object containing two fields: active_character_names and active_world_terms. This constraint dramatically reduces token consumption per call and eliminates the risk of unbounded narrative interpretation that would otherwise require large context windows.</w:t>
      </w:r>
    </w:p>
    <w:p>
      <w:pPr>
        <w:spacing w:before="80" w:after="140" w:line="288" w:lineRule="auto"/>
        <w:jc w:val="both"/>
      </w:pPr>
      <w:r>
        <w:rPr>
          <w:rFonts w:ascii="Arial" w:cs="Arial" w:eastAsia="Arial" w:hAnsi="Arial"/>
          <w:color w:val="000000"/>
          <w:sz w:val="22"/>
          <w:szCs w:val="22"/>
        </w:rPr>
        <w:t xml:space="preserve">In the event of API unavailability or cost-constrained operation, the deterministic spaCy NLP pipeline activates as a lossless fallback. While less accurate on unconventional fantasy nomenclature (see Section 4.1), this fallback ensures continuous system operation without external dependencies.</w:t>
      </w:r>
    </w:p>
    <w:p>
      <w:pPr>
        <w:pStyle w:val="Heading2"/>
        <w:spacing w:before="280" w:after="120"/>
      </w:pPr>
      <w:r>
        <w:rPr>
          <w:rFonts w:ascii="Arial" w:cs="Arial" w:eastAsia="Arial" w:hAnsi="Arial"/>
          <w:b/>
          <w:bCs/>
          <w:color w:val="2E75B6"/>
          <w:sz w:val="26"/>
          <w:szCs w:val="26"/>
        </w:rPr>
        <w:t xml:space="preserve">3.4 Layer 2 — The Symbolic Runtime ("The Brain")</w:t>
      </w:r>
    </w:p>
    <w:p>
      <w:pPr>
        <w:spacing w:before="80" w:after="140" w:line="288" w:lineRule="auto"/>
        <w:jc w:val="both"/>
      </w:pPr>
      <w:r>
        <w:rPr>
          <w:rFonts w:ascii="Arial" w:cs="Arial" w:eastAsia="Arial" w:hAnsi="Arial"/>
          <w:color w:val="000000"/>
          <w:sz w:val="22"/>
          <w:szCs w:val="22"/>
        </w:rPr>
        <w:t xml:space="preserve">Extracted JSON entities are injected directly into the networkx DAG. The graph maintains two node types: Entity Nodes (characters, locations, factions) and Event Nodes (individual chapters). When a character is identified as active within Chapter X, a directed edge is drawn connecting that character's Entity Node to the corresponding Chapter X Event Node. Crucially, all edges are stamped with monotonically increasing chronological integer identifiers, embedding the flow of narrative time directly into the graph's topological structure. This ensures that the graph is not merely a semantic map but a temporal record.</w:t>
      </w:r>
    </w:p>
    <w:p>
      <w:pPr>
        <w:pStyle w:val="Heading2"/>
        <w:spacing w:before="280" w:after="120"/>
      </w:pPr>
      <w:r>
        <w:rPr>
          <w:rFonts w:ascii="Arial" w:cs="Arial" w:eastAsia="Arial" w:hAnsi="Arial"/>
          <w:b/>
          <w:bCs/>
          <w:color w:val="2E75B6"/>
          <w:sz w:val="26"/>
          <w:szCs w:val="26"/>
        </w:rPr>
        <w:t xml:space="preserve">3.5 The Graduation Algorithm: Temporal Decay PageRank</w:t>
      </w:r>
    </w:p>
    <w:p>
      <w:pPr>
        <w:spacing w:before="80" w:after="140" w:line="288" w:lineRule="auto"/>
        <w:jc w:val="both"/>
      </w:pPr>
      <w:r>
        <w:rPr>
          <w:rFonts w:ascii="Arial" w:cs="Arial" w:eastAsia="Arial" w:hAnsi="Arial"/>
          <w:color w:val="000000"/>
          <w:sz w:val="22"/>
          <w:szCs w:val="22"/>
        </w:rPr>
        <w:t xml:space="preserve">To resolve the Casting Paradox, the system must quantitatively measure an entity's relative narrative importance at any given point in the story's progression. Simple word-frequency counting is rejected as a metric, as it systematically over-weights characters introduced early in the narrative. Instead, the system employs a modified PageRank algorithm operating on the DAG's current topological state.</w:t>
      </w:r>
    </w:p>
    <w:p>
      <w:pPr>
        <w:spacing w:before="80" w:after="140" w:line="288" w:lineRule="auto"/>
        <w:jc w:val="both"/>
      </w:pPr>
      <w:r>
        <w:rPr>
          <w:rFonts w:ascii="Arial" w:cs="Arial" w:eastAsia="Arial" w:hAnsi="Arial"/>
          <w:color w:val="000000"/>
          <w:sz w:val="22"/>
          <w:szCs w:val="22"/>
        </w:rPr>
        <w:t xml:space="preserve">To prevent historically prominent characters from retaining indefinite dominance—the primary failure mode of static RAG—a Temporal Decay Mechanism is applied to each node's PageRank score:</w:t>
      </w:r>
    </w:p>
    <w:p>
      <w:pPr>
        <w:spacing w:before="80" w:after="80"/>
      </w:pPr>
    </w:p>
    <w:p>
      <w:pPr>
        <w:shd w:fill="F4F8FC" w:val="clear"/>
        <w:spacing w:before="180" w:after="180"/>
        <w:jc w:val="center"/>
      </w:pPr>
      <w:r>
        <w:rPr>
          <w:rFonts w:ascii="Courier New" w:cs="Courier New" w:eastAsia="Courier New" w:hAnsi="Courier New"/>
          <w:b/>
          <w:bCs/>
          <w:sz w:val="22"/>
          <w:szCs w:val="22"/>
        </w:rPr>
        <w:t xml:space="preserve">Score(char) = PageRank(c) × (1 - λ)^Δt</w:t>
      </w:r>
    </w:p>
    <w:p>
      <w:pPr>
        <w:spacing w:before="80" w:after="80"/>
      </w:pPr>
    </w:p>
    <w:p>
      <w:pPr>
        <w:spacing w:before="80" w:after="140" w:line="288" w:lineRule="auto"/>
        <w:jc w:val="both"/>
      </w:pPr>
      <w:r>
        <w:rPr>
          <w:rFonts w:ascii="Arial" w:cs="Arial" w:eastAsia="Arial" w:hAnsi="Arial"/>
          <w:color w:val="000000"/>
          <w:sz w:val="22"/>
          <w:szCs w:val="22"/>
        </w:rPr>
        <w:t xml:space="preserve">Where the variables are defined as follows:</w:t>
      </w:r>
    </w:p>
    <w:p>
      <w:pPr>
        <w:pStyle w:val="ListParagraph"/>
        <w:numPr>
          <w:ilvl w:val="0"/>
          <w:numId w:val="2"/>
        </w:numPr>
        <w:spacing w:before="60" w:after="60"/>
        <w:ind w:left="720" w:hanging="360"/>
      </w:pPr>
      <w:r>
        <w:rPr>
          <w:rFonts w:ascii="Arial" w:cs="Arial" w:eastAsia="Arial" w:hAnsi="Arial"/>
          <w:i/>
          <w:iCs/>
          <w:color w:val="000000"/>
          <w:sz w:val="22"/>
          <w:szCs w:val="22"/>
        </w:rPr>
        <w:t xml:space="preserve">c</w:t>
      </w:r>
      <w:r>
        <w:rPr>
          <w:rFonts w:ascii="Arial" w:cs="Arial" w:eastAsia="Arial" w:hAnsi="Arial"/>
          <w:color w:val="000000"/>
          <w:sz w:val="22"/>
          <w:szCs w:val="22"/>
        </w:rPr>
        <w:t xml:space="preserve"> — the specific Character Node within the directed graph.</w:t>
      </w:r>
    </w:p>
    <w:p>
      <w:pPr>
        <w:pStyle w:val="ListParagraph"/>
        <w:numPr>
          <w:ilvl w:val="0"/>
          <w:numId w:val="2"/>
        </w:numPr>
        <w:spacing w:before="60" w:after="60"/>
        <w:ind w:left="720" w:hanging="360"/>
      </w:pPr>
      <w:r>
        <w:rPr>
          <w:rFonts w:ascii="Arial" w:cs="Arial" w:eastAsia="Arial" w:hAnsi="Arial"/>
          <w:b/>
          <w:bCs/>
          <w:color w:val="000000"/>
          <w:sz w:val="22"/>
          <w:szCs w:val="22"/>
        </w:rPr>
        <w:t xml:space="preserve">PageRank(c)</w:t>
      </w:r>
      <w:r>
        <w:rPr>
          <w:rFonts w:ascii="Arial" w:cs="Arial" w:eastAsia="Arial" w:hAnsi="Arial"/>
          <w:color w:val="000000"/>
          <w:sz w:val="22"/>
          <w:szCs w:val="22"/>
        </w:rPr>
        <w:t xml:space="preserve"> — the structural centrality score calculated via standard matrix transformation on the current DAG state.</w:t>
      </w:r>
    </w:p>
    <w:p>
      <w:pPr>
        <w:pStyle w:val="ListParagraph"/>
        <w:numPr>
          <w:ilvl w:val="0"/>
          <w:numId w:val="2"/>
        </w:numPr>
        <w:spacing w:before="60" w:after="60"/>
        <w:ind w:left="720" w:hanging="360"/>
      </w:pPr>
      <w:r>
        <w:rPr>
          <w:rFonts w:ascii="Arial" w:cs="Arial" w:eastAsia="Arial" w:hAnsi="Arial"/>
          <w:i/>
          <w:iCs/>
          <w:color w:val="000000"/>
          <w:sz w:val="22"/>
          <w:szCs w:val="22"/>
        </w:rPr>
        <w:t xml:space="preserve">λ</w:t>
      </w:r>
      <w:r>
        <w:rPr>
          <w:rFonts w:ascii="Arial" w:cs="Arial" w:eastAsia="Arial" w:hAnsi="Arial"/>
          <w:color w:val="000000"/>
          <w:sz w:val="22"/>
          <w:szCs w:val="22"/>
        </w:rPr>
        <w:t xml:space="preserve"> — the Temporal Decay Rate (bounded between 0 and 1; default value 0.05). This parameter governs the aggressiveness of narrative forgetting: higher values produce faster relevance decay. The default value of λ = 0.05 was tuned empirically against average web fiction chapter lengths (approximately 2,500 words per chapter), ensuring that characters maintain active priority status across a narrative latency period of roughly 10 consecutive chapters before their score degrades to background status—consistent with observed pacing conventions in serialized web fiction arcs.</w:t>
      </w:r>
    </w:p>
    <w:p>
      <w:pPr>
        <w:pStyle w:val="ListParagraph"/>
        <w:numPr>
          <w:ilvl w:val="0"/>
          <w:numId w:val="2"/>
        </w:numPr>
        <w:spacing w:before="60" w:after="60"/>
        <w:ind w:left="720" w:hanging="360"/>
      </w:pPr>
      <w:r>
        <w:rPr>
          <w:rFonts w:ascii="Arial" w:cs="Arial" w:eastAsia="Arial" w:hAnsi="Arial"/>
          <w:i/>
          <w:iCs/>
          <w:color w:val="000000"/>
          <w:sz w:val="22"/>
          <w:szCs w:val="22"/>
        </w:rPr>
        <w:t xml:space="preserve">Δt</w:t>
      </w:r>
      <w:r>
        <w:rPr>
          <w:rFonts w:ascii="Arial" w:cs="Arial" w:eastAsia="Arial" w:hAnsi="Arial"/>
          <w:color w:val="000000"/>
          <w:sz w:val="22"/>
          <w:szCs w:val="22"/>
        </w:rPr>
        <w:t xml:space="preserve"> — narrative latency, computed as (Current_Ingested_Chapter_ID − Last_Seen_Chapter_ID). This measure captures how many chapters have elapsed since a character last appeared in the active narrative.</w:t>
      </w:r>
    </w:p>
    <w:p>
      <w:pPr>
        <w:spacing w:before="80" w:after="80"/>
      </w:pPr>
    </w:p>
    <w:p>
      <w:pPr>
        <w:spacing w:before="80" w:after="140" w:line="288" w:lineRule="auto"/>
        <w:jc w:val="both"/>
      </w:pPr>
      <w:r>
        <w:rPr>
          <w:rFonts w:ascii="Arial" w:cs="Arial" w:eastAsia="Arial" w:hAnsi="Arial"/>
          <w:color w:val="000000"/>
          <w:sz w:val="22"/>
          <w:szCs w:val="22"/>
        </w:rPr>
        <w:t xml:space="preserve">This formulation ensures that a character's score peaks during their active narrative arc and degrades deterministically as chapters pass without their appearance. When </w:t>
      </w:r>
      <w:r>
        <w:rPr>
          <w:rFonts w:ascii="Arial" w:cs="Arial" w:eastAsia="Arial" w:hAnsi="Arial"/>
          <w:b/>
          <w:bCs/>
          <w:color w:val="000000"/>
          <w:sz w:val="22"/>
          <w:szCs w:val="22"/>
        </w:rPr>
        <w:t xml:space="preserve">Score(char) crosses an upper bound threshold (δ</w:t>
      </w:r>
      <w:r>
        <w:rPr>
          <w:rFonts w:ascii="Arial" w:cs="Arial" w:eastAsia="Arial" w:hAnsi="Arial"/>
          <w:color w:val="000000"/>
          <w:sz w:val="22"/>
          <w:szCs w:val="22"/>
        </w:rPr>
        <w:t xml:space="preserve">₀</w:t>
      </w:r>
      <w:r>
        <w:rPr>
          <w:rFonts w:ascii="Arial" w:cs="Arial" w:eastAsia="Arial" w:hAnsi="Arial"/>
          <w:b/>
          <w:bCs/>
          <w:color w:val="000000"/>
          <w:sz w:val="22"/>
          <w:szCs w:val="22"/>
        </w:rPr>
        <w:t xml:space="preserve">upper = 0.15)</w:t>
      </w:r>
      <w:r>
        <w:rPr>
          <w:rFonts w:ascii="Arial" w:cs="Arial" w:eastAsia="Arial" w:hAnsi="Arial"/>
          <w:color w:val="000000"/>
          <w:sz w:val="22"/>
          <w:szCs w:val="22"/>
        </w:rPr>
        <w:t xml:space="preserve">, the Audio Broker layer assigns a premium, persistent TTS Voice ID to that character. When the score falls below a </w:t>
      </w:r>
      <w:r>
        <w:rPr>
          <w:rFonts w:ascii="Arial" w:cs="Arial" w:eastAsia="Arial" w:hAnsi="Arial"/>
          <w:b/>
          <w:bCs/>
          <w:color w:val="000000"/>
          <w:sz w:val="22"/>
          <w:szCs w:val="22"/>
        </w:rPr>
        <w:t xml:space="preserve">lower bound threshold (δ</w:t>
      </w:r>
      <w:r>
        <w:rPr>
          <w:rFonts w:ascii="Arial" w:cs="Arial" w:eastAsia="Arial" w:hAnsi="Arial"/>
          <w:color w:val="000000"/>
          <w:sz w:val="22"/>
          <w:szCs w:val="22"/>
        </w:rPr>
        <w:t xml:space="preserve">₀</w:t>
      </w:r>
      <w:r>
        <w:rPr>
          <w:rFonts w:ascii="Arial" w:cs="Arial" w:eastAsia="Arial" w:hAnsi="Arial"/>
          <w:b/>
          <w:bCs/>
          <w:color w:val="000000"/>
          <w:sz w:val="22"/>
          <w:szCs w:val="22"/>
        </w:rPr>
        <w:t xml:space="preserve">lower = 0.05)</w:t>
      </w:r>
      <w:r>
        <w:rPr>
          <w:rFonts w:ascii="Arial" w:cs="Arial" w:eastAsia="Arial" w:hAnsi="Arial"/>
          <w:color w:val="000000"/>
          <w:sz w:val="22"/>
          <w:szCs w:val="22"/>
        </w:rPr>
        <w:t xml:space="preserve">, the Voice ID is released back to the generic pool. This dual-threshold mechanism creates a hysteresis band that prevents unnecessary voice churn for characters oscillating near the relevance boundary. Critically, it solves the Casting Paradox by making voice assignment a continuously re-evaluated, evidence-based decision rather than a permanent, speculative one at first appearance.</w:t>
      </w:r>
    </w:p>
    <w:p>
      <w:pPr>
        <w:spacing w:before="180" w:after="180"/>
      </w:pPr>
    </w:p>
    <w:p>
      <w:pPr>
        <w:pStyle w:val="Heading1"/>
        <w:pBdr>
          <w:bottom w:val="single" w:color="2E75B6" w:sz="8" w:space="4"/>
        </w:pBdr>
        <w:spacing w:before="360" w:after="160"/>
      </w:pPr>
      <w:r>
        <w:rPr>
          <w:rFonts w:ascii="Arial" w:cs="Arial" w:eastAsia="Arial" w:hAnsi="Arial"/>
          <w:b/>
          <w:bCs/>
          <w:color w:val="1F3A6E"/>
          <w:sz w:val="30"/>
          <w:szCs w:val="30"/>
        </w:rPr>
        <w:t xml:space="preserve">4. Results</w:t>
      </w:r>
    </w:p>
    <w:p>
      <w:pPr>
        <w:spacing w:before="80" w:after="140" w:line="288" w:lineRule="auto"/>
        <w:jc w:val="both"/>
      </w:pPr>
      <w:r>
        <w:rPr>
          <w:rFonts w:ascii="Arial" w:cs="Arial" w:eastAsia="Arial" w:hAnsi="Arial"/>
          <w:color w:val="000000"/>
          <w:sz w:val="22"/>
          <w:szCs w:val="22"/>
        </w:rPr>
        <w:t xml:space="preserve">All experimental results were produced by the automated evaluation harness (scripts/evaluate.py) as part of the Phase 6 Quantitative Evaluation, applied to excerpts from complex serialized fiction including Mother of Learning. Performance was measured against human-annotated Gold Standard JSON labels. The five metrics evaluated span entity extraction accuracy, graph traversal latency, TTS throughput, algorithmic-perceptual alignment, and end-to-end pipeline performance.</w:t>
      </w:r>
    </w:p>
    <w:p>
      <w:pPr>
        <w:pStyle w:val="Heading2"/>
        <w:spacing w:before="280" w:after="120"/>
      </w:pPr>
      <w:r>
        <w:rPr>
          <w:rFonts w:ascii="Arial" w:cs="Arial" w:eastAsia="Arial" w:hAnsi="Arial"/>
          <w:b/>
          <w:bCs/>
          <w:color w:val="2E75B6"/>
          <w:sz w:val="26"/>
          <w:szCs w:val="26"/>
        </w:rPr>
        <w:t xml:space="preserve">4.1 Metric 1 — Entity Extraction Performance (Precision, Recall, F1)</w:t>
      </w:r>
    </w:p>
    <w:p>
      <w:pPr>
        <w:spacing w:before="80" w:after="140" w:line="288" w:lineRule="auto"/>
        <w:jc w:val="both"/>
      </w:pPr>
      <w:r>
        <w:rPr>
          <w:rFonts w:ascii="Arial" w:cs="Arial" w:eastAsia="Arial" w:hAnsi="Arial"/>
          <w:color w:val="000000"/>
          <w:sz w:val="22"/>
          <w:szCs w:val="22"/>
        </w:rPr>
        <w:t xml:space="preserve">The entity extraction capabilities of the NLP fallback pipeline and the Neural LLM pipeline were compared against Gold Standard annotations across three entity sets: Character Entities, World Terms, and Combined F1. The target threshold was a Combined F1 score of ≥ 80%. Results are presented in Table 1.</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80"/>
        <w:gridCol w:w="1780"/>
        <w:gridCol w:w="1780"/>
        <w:gridCol w:w="1820"/>
      </w:tblGrid>
      <w:tr>
        <w:trPr>
          <w:tblHeader/>
        </w:trPr>
        <w:tc>
          <w:tcPr>
            <w:tcW w:type="dxa" w:w="2200"/>
            <w:tcBorders>
              <w:top w:val="single" w:color="AAAAAA" w:sz="1"/>
              <w:left w:val="single" w:color="AAAAAA" w:sz="1"/>
              <w:bottom w:val="single" w:color="AAAAAA" w:sz="1"/>
              <w:right w:val="single" w:color="AAAAAA"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Pipeline Engine</w:t>
            </w:r>
          </w:p>
        </w:tc>
        <w:tc>
          <w:tcPr>
            <w:tcW w:type="dxa" w:w="1780"/>
            <w:tcBorders>
              <w:top w:val="single" w:color="AAAAAA" w:sz="1"/>
              <w:left w:val="single" w:color="AAAAAA" w:sz="1"/>
              <w:bottom w:val="single" w:color="AAAAAA" w:sz="1"/>
              <w:right w:val="single" w:color="AAAAAA"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 Precision</w:t>
            </w:r>
          </w:p>
        </w:tc>
        <w:tc>
          <w:tcPr>
            <w:tcW w:type="dxa" w:w="1780"/>
            <w:tcBorders>
              <w:top w:val="single" w:color="AAAAAA" w:sz="1"/>
              <w:left w:val="single" w:color="AAAAAA" w:sz="1"/>
              <w:bottom w:val="single" w:color="AAAAAA" w:sz="1"/>
              <w:right w:val="single" w:color="AAAAAA"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 Recall</w:t>
            </w:r>
          </w:p>
        </w:tc>
        <w:tc>
          <w:tcPr>
            <w:tcW w:type="dxa" w:w="1780"/>
            <w:tcBorders>
              <w:top w:val="single" w:color="AAAAAA" w:sz="1"/>
              <w:left w:val="single" w:color="AAAAAA" w:sz="1"/>
              <w:bottom w:val="single" w:color="AAAAAA" w:sz="1"/>
              <w:right w:val="single" w:color="AAAAAA"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Char. F1</w:t>
            </w:r>
          </w:p>
        </w:tc>
        <w:tc>
          <w:tcPr>
            <w:tcW w:type="dxa" w:w="1820"/>
            <w:tcBorders>
              <w:top w:val="single" w:color="AAAAAA" w:sz="1"/>
              <w:left w:val="single" w:color="AAAAAA" w:sz="1"/>
              <w:bottom w:val="single" w:color="AAAAAA" w:sz="1"/>
              <w:right w:val="single" w:color="AAAAAA"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World F1</w:t>
            </w:r>
          </w:p>
        </w:tc>
      </w:tr>
      <w:tr>
        <w:tc>
          <w:tcPr>
            <w:tcW w:type="dxa" w:w="22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spaCy (NLP Fallback)</w:t>
            </w:r>
          </w:p>
        </w:tc>
        <w:tc>
          <w:tcPr>
            <w:tcW w:type="dxa" w:w="178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8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c>
          <w:tcPr>
            <w:tcW w:type="dxa" w:w="178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40.0%</w:t>
            </w:r>
          </w:p>
        </w:tc>
        <w:tc>
          <w:tcPr>
            <w:tcW w:type="dxa" w:w="182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46.0%</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LiteLLM (Neural Engine)</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w:t>
            </w:r>
          </w:p>
        </w:tc>
        <w:tc>
          <w:tcPr>
            <w:tcW w:type="dxa" w:w="17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100.0%</w:t>
            </w:r>
          </w:p>
        </w:tc>
        <w:tc>
          <w:tcPr>
            <w:tcW w:type="dxa" w:w="1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84.0%</w:t>
            </w:r>
          </w:p>
        </w:tc>
      </w:tr>
    </w:tbl>
    <w:p>
      <w:pPr>
        <w:spacing w:before="80" w:after="200"/>
        <w:jc w:val="center"/>
      </w:pPr>
      <w:r>
        <w:rPr>
          <w:rFonts w:ascii="Arial" w:cs="Arial" w:eastAsia="Arial" w:hAnsi="Arial"/>
          <w:i/>
          <w:iCs/>
          <w:color w:val="595959"/>
          <w:sz w:val="20"/>
          <w:szCs w:val="20"/>
        </w:rPr>
        <w:t xml:space="preserve">Table 1: Entity extraction F1 performance. Combined F1 target: ≥ 80%. spaCy precision/recall not reported (pipeline does not expose per-class values in this configuration).</w:t>
      </w:r>
    </w:p>
    <w:p>
      <w:pPr>
        <w:spacing w:before="80" w:after="140" w:line="288" w:lineRule="auto"/>
        <w:jc w:val="both"/>
      </w:pPr>
      <w:r>
        <w:rPr>
          <w:rFonts w:ascii="Arial" w:cs="Arial" w:eastAsia="Arial" w:hAnsi="Arial"/>
          <w:color w:val="000000"/>
          <w:sz w:val="22"/>
          <w:szCs w:val="22"/>
        </w:rPr>
        <w:t xml:space="preserve">The performance differential between the two pipelines is stark. The spaCy fallback failed to meet the target threshold, achieving a Combined F1 of only 46%—driven in part by a critically low 22% World Terms F1. This reflects a fundamental constraint: deterministic NLP heuristics calibrated for conventional English prose systematically misclassify invented proper nouns such as </w:t>
      </w:r>
      <w:r>
        <w:rPr>
          <w:rFonts w:ascii="Arial" w:cs="Arial" w:eastAsia="Arial" w:hAnsi="Arial"/>
          <w:i/>
          <w:iCs/>
          <w:color w:val="000000"/>
          <w:sz w:val="22"/>
          <w:szCs w:val="22"/>
        </w:rPr>
        <w:t xml:space="preserve">Zorian</w:t>
      </w:r>
      <w:r>
        <w:rPr>
          <w:rFonts w:ascii="Arial" w:cs="Arial" w:eastAsia="Arial" w:hAnsi="Arial"/>
          <w:color w:val="000000"/>
          <w:sz w:val="22"/>
          <w:szCs w:val="22"/>
        </w:rPr>
        <w:t xml:space="preserve"> and </w:t>
      </w:r>
      <w:r>
        <w:rPr>
          <w:rFonts w:ascii="Arial" w:cs="Arial" w:eastAsia="Arial" w:hAnsi="Arial"/>
          <w:i/>
          <w:iCs/>
          <w:color w:val="000000"/>
          <w:sz w:val="22"/>
          <w:szCs w:val="22"/>
        </w:rPr>
        <w:t xml:space="preserve">Kirielle</w:t>
      </w:r>
      <w:r>
        <w:rPr>
          <w:rFonts w:ascii="Arial" w:cs="Arial" w:eastAsia="Arial" w:hAnsi="Arial"/>
          <w:color w:val="000000"/>
          <w:sz w:val="22"/>
          <w:szCs w:val="22"/>
        </w:rPr>
        <w:t xml:space="preserve"> as sentence-initial common nouns. The LiteLLM Neural pipeline, by contrast, achieved perfect 100% Character Entity F1 and an 84% Combined F1, exceeding the target threshold. The Neural pipeline's relative underperformance on World Terms (77%) reflects the inherent semantic ambiguity of fantasy world-building terminology and is discussed further in Section 5.</w:t>
      </w:r>
    </w:p>
    <w:p>
      <w:pPr>
        <w:pStyle w:val="Heading2"/>
        <w:spacing w:before="280" w:after="120"/>
      </w:pPr>
      <w:r>
        <w:rPr>
          <w:rFonts w:ascii="Arial" w:cs="Arial" w:eastAsia="Arial" w:hAnsi="Arial"/>
          <w:b/>
          <w:bCs/>
          <w:color w:val="2E75B6"/>
          <w:sz w:val="26"/>
          <w:szCs w:val="26"/>
        </w:rPr>
        <w:t xml:space="preserve">4.2 Metric 2 — Graph Traversal Latency (Zero-GPU Simulation)</w:t>
      </w:r>
    </w:p>
    <w:p>
      <w:pPr>
        <w:spacing w:before="80" w:after="140" w:line="288" w:lineRule="auto"/>
        <w:jc w:val="both"/>
      </w:pPr>
      <w:r>
        <w:rPr>
          <w:rFonts w:ascii="Arial" w:cs="Arial" w:eastAsia="Arial" w:hAnsi="Arial"/>
          <w:color w:val="000000"/>
          <w:sz w:val="22"/>
          <w:szCs w:val="22"/>
        </w:rPr>
        <w:t xml:space="preserve">The Symbolic layer was evaluated on sequentially scaled synthetic entity graphs (n ∈ {10, 50, 100, 500, 1,000}) to characterize CPU feasibility at production scales. The pass threshold was &lt; 500 ms at maximum scale. Results are presented in Table 2.</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AAAAAA" w:sz="1"/>
              <w:left w:val="single" w:color="AAAAAA" w:sz="1"/>
              <w:bottom w:val="single" w:color="AAAAAA" w:sz="1"/>
              <w:right w:val="single" w:color="AAAAAA"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Graph Scale (n)</w:t>
            </w:r>
          </w:p>
        </w:tc>
        <w:tc>
          <w:tcPr>
            <w:tcW w:type="dxa" w:w="4680"/>
            <w:tcBorders>
              <w:top w:val="single" w:color="AAAAAA" w:sz="1"/>
              <w:left w:val="single" w:color="AAAAAA" w:sz="1"/>
              <w:bottom w:val="single" w:color="AAAAAA" w:sz="1"/>
              <w:right w:val="single" w:color="AAAAAA"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PageRank + Decay Lookup Time</w:t>
            </w:r>
          </w:p>
        </w:tc>
      </w:tr>
      <w:tr>
        <w:tc>
          <w:tcPr>
            <w:tcW w:type="dxa" w:w="468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 nodes</w:t>
            </w:r>
          </w:p>
        </w:tc>
        <w:tc>
          <w:tcPr>
            <w:tcW w:type="dxa" w:w="468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124.0 ms *</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 nodes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 ms</w:t>
            </w:r>
          </w:p>
        </w:tc>
      </w:tr>
      <w:tr>
        <w:tc>
          <w:tcPr>
            <w:tcW w:type="dxa" w:w="468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 nodes</w:t>
            </w:r>
          </w:p>
        </w:tc>
        <w:tc>
          <w:tcPr>
            <w:tcW w:type="dxa" w:w="468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0.8 ms</w:t>
            </w:r>
          </w:p>
        </w:tc>
      </w:tr>
      <w:tr>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500 nodes</w:t>
            </w:r>
          </w:p>
        </w:tc>
        <w:tc>
          <w:tcPr>
            <w:tcW w:type="dxa" w:w="4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1.7 ms</w:t>
            </w:r>
          </w:p>
        </w:tc>
      </w:tr>
      <w:tr>
        <w:tc>
          <w:tcPr>
            <w:tcW w:type="dxa" w:w="468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1,000 nodes</w:t>
            </w:r>
          </w:p>
        </w:tc>
        <w:tc>
          <w:tcPr>
            <w:tcW w:type="dxa" w:w="468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3.4 ms</w:t>
            </w:r>
          </w:p>
        </w:tc>
      </w:tr>
    </w:tbl>
    <w:p>
      <w:pPr>
        <w:spacing w:before="80" w:after="200"/>
        <w:jc w:val="center"/>
      </w:pPr>
      <w:r>
        <w:rPr>
          <w:rFonts w:ascii="Arial" w:cs="Arial" w:eastAsia="Arial" w:hAnsi="Arial"/>
          <w:i/>
          <w:iCs/>
          <w:color w:val="595959"/>
          <w:sz w:val="20"/>
          <w:szCs w:val="20"/>
        </w:rPr>
        <w:t xml:space="preserve">Table 2: PageRank + Decay lookup latency. Target: &lt; 500 ms at n = 1,000. * n = 10 spike attributable to Python interpreter and networkx cold-start overhead.</w:t>
      </w:r>
    </w:p>
    <w:p>
      <w:pPr>
        <w:spacing w:before="80" w:after="140" w:line="288" w:lineRule="auto"/>
        <w:jc w:val="both"/>
      </w:pPr>
      <w:r>
        <w:rPr>
          <w:rFonts w:ascii="Arial" w:cs="Arial" w:eastAsia="Arial" w:hAnsi="Arial"/>
          <w:color w:val="000000"/>
          <w:sz w:val="22"/>
          <w:szCs w:val="22"/>
        </w:rPr>
        <w:t xml:space="preserve">An anomalous spike is observed at n = 10 (124.0 ms), attributable to Python interpreter cold-start and one-time networkx graph initialization costs on first invocation rather than any structural scaling property. From n = 50 onward, latency stabilizes at sub-1 ms and scales gracefully to 3.4 ms at 1,000 nodes—more than two orders of magnitude below the 500 ms target. The temporal graph scaling is effectively instantaneous on isolated consumer-grade CPUs at operationally realistic graph sizes, decisively validating the Zero-GPU architectural constraint. Status: PASS.</w:t>
      </w:r>
    </w:p>
    <w:p>
      <w:pPr>
        <w:pStyle w:val="Heading2"/>
        <w:spacing w:before="280" w:after="120"/>
      </w:pPr>
      <w:r>
        <w:rPr>
          <w:rFonts w:ascii="Arial" w:cs="Arial" w:eastAsia="Arial" w:hAnsi="Arial"/>
          <w:b/>
          <w:bCs/>
          <w:color w:val="2E75B6"/>
          <w:sz w:val="26"/>
          <w:szCs w:val="26"/>
        </w:rPr>
        <w:t xml:space="preserve">4.3 Metric 3 — TTS Real-Time Factor (RTF)</w:t>
      </w:r>
    </w:p>
    <w:p>
      <w:pPr>
        <w:spacing w:before="80" w:after="140" w:line="288" w:lineRule="auto"/>
        <w:jc w:val="both"/>
      </w:pPr>
      <w:r>
        <w:rPr>
          <w:rFonts w:ascii="Arial" w:cs="Arial" w:eastAsia="Arial" w:hAnsi="Arial"/>
          <w:color w:val="000000"/>
          <w:sz w:val="22"/>
          <w:szCs w:val="22"/>
        </w:rPr>
        <w:t xml:space="preserve">TTS synthesis throughput was measured using the Real-Time Factor (RTF), defined as the ratio of generation wall-clock time to synthesized output audio duration. The pass threshold was RTF &lt; 1.0. The Edge TTS generator achieved an RTF of </w:t>
      </w:r>
      <w:r>
        <w:rPr>
          <w:rFonts w:ascii="Arial" w:cs="Arial" w:eastAsia="Arial" w:hAnsi="Arial"/>
          <w:b/>
          <w:bCs/>
          <w:color w:val="000000"/>
          <w:sz w:val="22"/>
          <w:szCs w:val="22"/>
        </w:rPr>
        <w:t xml:space="preserve">0.127</w:t>
      </w:r>
      <w:r>
        <w:rPr>
          <w:rFonts w:ascii="Arial" w:cs="Arial" w:eastAsia="Arial" w:hAnsi="Arial"/>
          <w:color w:val="000000"/>
          <w:sz w:val="22"/>
          <w:szCs w:val="22"/>
        </w:rPr>
        <w:t xml:space="preserve">—producing approximately 0.17 seconds of audio in 0.02 seconds. This represents generation throughput roughly eight times faster than live playback, comfortably clearing the target. Status: </w:t>
      </w:r>
      <w:r>
        <w:rPr>
          <w:rFonts w:ascii="Arial" w:cs="Arial" w:eastAsia="Arial" w:hAnsi="Arial"/>
          <w:b/>
          <w:bCs/>
          <w:color w:val="000000"/>
          <w:sz w:val="22"/>
          <w:szCs w:val="22"/>
        </w:rPr>
        <w:t xml:space="preserve">PASS.</w:t>
      </w:r>
    </w:p>
    <w:p>
      <w:pPr>
        <w:pStyle w:val="Heading2"/>
        <w:spacing w:before="280" w:after="120"/>
      </w:pPr>
      <w:r>
        <w:rPr>
          <w:rFonts w:ascii="Arial" w:cs="Arial" w:eastAsia="Arial" w:hAnsi="Arial"/>
          <w:b/>
          <w:bCs/>
          <w:color w:val="2E75B6"/>
          <w:sz w:val="26"/>
          <w:szCs w:val="26"/>
        </w:rPr>
        <w:t xml:space="preserve">4.4 Metric 4 — Spearman Rank Correlation (ρ)</w:t>
      </w:r>
    </w:p>
    <w:p>
      <w:pPr>
        <w:spacing w:before="80" w:after="140" w:line="288" w:lineRule="auto"/>
        <w:jc w:val="both"/>
      </w:pPr>
      <w:r>
        <w:rPr>
          <w:rFonts w:ascii="Arial" w:cs="Arial" w:eastAsia="Arial" w:hAnsi="Arial"/>
          <w:color w:val="000000"/>
          <w:sz w:val="22"/>
          <w:szCs w:val="22"/>
        </w:rPr>
        <w:t xml:space="preserve">The Spearman rank correlation evaluation was designated </w:t>
      </w:r>
      <w:r>
        <w:rPr>
          <w:rFonts w:ascii="Arial" w:cs="Arial" w:eastAsia="Arial" w:hAnsi="Arial"/>
          <w:b/>
          <w:bCs/>
          <w:color w:val="000000"/>
          <w:sz w:val="22"/>
          <w:szCs w:val="22"/>
        </w:rPr>
        <w:t xml:space="preserve">N/A</w:t>
      </w:r>
      <w:r>
        <w:rPr>
          <w:rFonts w:ascii="Arial" w:cs="Arial" w:eastAsia="Arial" w:hAnsi="Arial"/>
          <w:color w:val="000000"/>
          <w:sz w:val="22"/>
          <w:szCs w:val="22"/>
        </w:rPr>
        <w:t xml:space="preserve"> in the Phase 6 run. The evaluation protocol requires the spaCy pipeline to pre-identify character names before constructing rank arrays for comparison against the Temporal Decay PageRank scores. However, as established in Section 4.1, the spaCy fallback failed to correctly identify characters with unconventional fantasy names—including </w:t>
      </w:r>
      <w:r>
        <w:rPr>
          <w:rFonts w:ascii="Arial" w:cs="Arial" w:eastAsia="Arial" w:hAnsi="Arial"/>
          <w:i/>
          <w:iCs/>
          <w:color w:val="000000"/>
          <w:sz w:val="22"/>
          <w:szCs w:val="22"/>
        </w:rPr>
        <w:t xml:space="preserve">Zorian</w:t>
      </w:r>
      <w:r>
        <w:rPr>
          <w:rFonts w:ascii="Arial" w:cs="Arial" w:eastAsia="Arial" w:hAnsi="Arial"/>
          <w:color w:val="000000"/>
          <w:sz w:val="22"/>
          <w:szCs w:val="22"/>
        </w:rPr>
        <w:t xml:space="preserve"> and </w:t>
      </w:r>
      <w:r>
        <w:rPr>
          <w:rFonts w:ascii="Arial" w:cs="Arial" w:eastAsia="Arial" w:hAnsi="Arial"/>
          <w:i/>
          <w:iCs/>
          <w:color w:val="000000"/>
          <w:sz w:val="22"/>
          <w:szCs w:val="22"/>
        </w:rPr>
        <w:t xml:space="preserve">Kirielle</w:t>
      </w:r>
      <w:r>
        <w:rPr>
          <w:rFonts w:ascii="Arial" w:cs="Arial" w:eastAsia="Arial" w:hAnsi="Arial"/>
          <w:color w:val="000000"/>
          <w:sz w:val="22"/>
          <w:szCs w:val="22"/>
        </w:rPr>
        <w:t xml:space="preserve">—preventing the rank arrays from aligning logically for Spearman analysis. This cascading failure is itself diagnostically significant: it demonstrates that spaCy’s entity extraction errors propagate into downstream evaluation steps, underscoring the necessity of the Neural layer for any valid quantitative assessment. A corrected Spearman evaluation using Neural-layer-derived character arrays is designated as a priority item for the Phase 7 evaluation cycle.</w:t>
      </w:r>
    </w:p>
    <w:p>
      <w:pPr>
        <w:pStyle w:val="Heading2"/>
        <w:spacing w:before="280" w:after="120"/>
      </w:pPr>
      <w:r>
        <w:rPr>
          <w:rFonts w:ascii="Arial" w:cs="Arial" w:eastAsia="Arial" w:hAnsi="Arial"/>
          <w:b/>
          <w:bCs/>
          <w:color w:val="2E75B6"/>
          <w:sz w:val="26"/>
          <w:szCs w:val="26"/>
        </w:rPr>
        <w:t xml:space="preserve">4.5 Metric 5 — End-to-End Pipeline Performance</w:t>
      </w:r>
    </w:p>
    <w:p>
      <w:pPr>
        <w:spacing w:before="80" w:after="140" w:line="288" w:lineRule="auto"/>
        <w:jc w:val="both"/>
      </w:pPr>
      <w:r>
        <w:rPr>
          <w:rFonts w:ascii="Arial" w:cs="Arial" w:eastAsia="Arial" w:hAnsi="Arial"/>
          <w:color w:val="000000"/>
          <w:sz w:val="22"/>
          <w:szCs w:val="22"/>
        </w:rPr>
        <w:t xml:space="preserve">The complete integrated pipeline was evaluated across all operational stages: text ingestion, LLM context interpretation, DAG node connection, audiobook script structuring, and synthesized media construction. Per-stage timing is reported in Table 3.</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160"/>
        <w:gridCol w:w="1800"/>
      </w:tblGrid>
      <w:tr>
        <w:trPr>
          <w:tblHeader/>
        </w:trPr>
        <w:tc>
          <w:tcPr>
            <w:tcW w:type="dxa" w:w="5400"/>
            <w:tcBorders>
              <w:top w:val="single" w:color="AAAAAA" w:sz="1"/>
              <w:left w:val="single" w:color="AAAAAA" w:sz="1"/>
              <w:bottom w:val="single" w:color="AAAAAA" w:sz="1"/>
              <w:right w:val="single" w:color="AAAAAA"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Pipeline Stage</w:t>
            </w:r>
          </w:p>
        </w:tc>
        <w:tc>
          <w:tcPr>
            <w:tcW w:type="dxa" w:w="2160"/>
            <w:tcBorders>
              <w:top w:val="single" w:color="AAAAAA" w:sz="1"/>
              <w:left w:val="single" w:color="AAAAAA" w:sz="1"/>
              <w:bottom w:val="single" w:color="AAAAAA" w:sz="1"/>
              <w:right w:val="single" w:color="AAAAAA"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Timing</w:t>
            </w:r>
          </w:p>
        </w:tc>
        <w:tc>
          <w:tcPr>
            <w:tcW w:type="dxa" w:w="1800"/>
            <w:tcBorders>
              <w:top w:val="single" w:color="AAAAAA" w:sz="1"/>
              <w:left w:val="single" w:color="AAAAAA" w:sz="1"/>
              <w:bottom w:val="single" w:color="AAAAAA" w:sz="1"/>
              <w:right w:val="single" w:color="AAAAAA" w:sz="1"/>
            </w:tcBorders>
            <w:shd w:fill="1F3A6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54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Step 1: Text Ingestion &amp; Spatial Graph Update</w:t>
            </w:r>
          </w:p>
        </w:tc>
        <w:tc>
          <w:tcPr>
            <w:tcW w:type="dxa" w:w="21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37 ms</w:t>
            </w:r>
          </w:p>
        </w:tc>
        <w:tc>
          <w:tcPr>
            <w:tcW w:type="dxa" w:w="18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bCs/>
                <w:color w:val="1A7A3A"/>
                <w:sz w:val="20"/>
                <w:szCs w:val="20"/>
              </w:rPr>
              <w:t xml:space="preserve">PASS</w:t>
            </w:r>
          </w:p>
        </w:tc>
      </w:tr>
      <w:tr>
        <w:tc>
          <w:tcPr>
            <w:tcW w:type="dxa" w:w="5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Step 2: Scripting &amp; Audio Model Synthesis</w:t>
            </w:r>
          </w:p>
        </w:tc>
        <w:tc>
          <w:tcPr>
            <w:tcW w:type="dxa" w:w="2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87.8 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color w:val="1A7A3A"/>
                <w:sz w:val="20"/>
                <w:szCs w:val="20"/>
              </w:rPr>
              <w:t xml:space="preserve">PASS</w:t>
            </w:r>
          </w:p>
        </w:tc>
      </w:tr>
      <w:tr>
        <w:tc>
          <w:tcPr>
            <w:tcW w:type="dxa" w:w="54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Step 3: WebVTT Sequence Offset Compilation</w:t>
            </w:r>
          </w:p>
        </w:tc>
        <w:tc>
          <w:tcPr>
            <w:tcW w:type="dxa" w:w="216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10 ms</w:t>
            </w:r>
          </w:p>
        </w:tc>
        <w:tc>
          <w:tcPr>
            <w:tcW w:type="dxa" w:w="1800"/>
            <w:tcBorders>
              <w:top w:val="single" w:color="AAAAAA" w:sz="1"/>
              <w:left w:val="single" w:color="AAAAAA" w:sz="1"/>
              <w:bottom w:val="single" w:color="AAAAAA" w:sz="1"/>
              <w:right w:val="single" w:color="AAAAAA" w:sz="1"/>
            </w:tcBorders>
            <w:shd w:fill="F7FBFF" w:val="clear"/>
            <w:tcMar>
              <w:top w:type="dxa" w:w="80"/>
              <w:left w:type="dxa" w:w="120"/>
              <w:bottom w:type="dxa" w:w="80"/>
              <w:right w:type="dxa" w:w="120"/>
            </w:tcMar>
          </w:tcPr>
          <w:p>
            <w:pPr>
              <w:jc w:val="center"/>
            </w:pPr>
            <w:r>
              <w:rPr>
                <w:rFonts w:ascii="Arial" w:cs="Arial" w:eastAsia="Arial" w:hAnsi="Arial"/>
                <w:b/>
                <w:bCs/>
                <w:color w:val="1A7A3A"/>
                <w:sz w:val="20"/>
                <w:szCs w:val="20"/>
              </w:rPr>
              <w:t xml:space="preserve">PASS</w:t>
            </w:r>
          </w:p>
        </w:tc>
      </w:tr>
    </w:tbl>
    <w:p>
      <w:pPr>
        <w:spacing w:before="80" w:after="200"/>
        <w:jc w:val="center"/>
      </w:pPr>
      <w:r>
        <w:rPr>
          <w:rFonts w:ascii="Arial" w:cs="Arial" w:eastAsia="Arial" w:hAnsi="Arial"/>
          <w:i/>
          <w:iCs/>
          <w:color w:val="595959"/>
          <w:sz w:val="20"/>
          <w:szCs w:val="20"/>
        </w:rPr>
        <w:t xml:space="preserve">Table 3: End-to-end pipeline stage timing. Phase 6 evaluation. Overall status: PASS.</w:t>
      </w:r>
    </w:p>
    <w:p>
      <w:pPr>
        <w:spacing w:before="80" w:after="140" w:line="288" w:lineRule="auto"/>
        <w:jc w:val="both"/>
      </w:pPr>
      <w:r>
        <w:rPr>
          <w:rFonts w:ascii="Arial" w:cs="Arial" w:eastAsia="Arial" w:hAnsi="Arial"/>
          <w:color w:val="000000"/>
          <w:sz w:val="22"/>
          <w:szCs w:val="22"/>
        </w:rPr>
        <w:t xml:space="preserve">The dominant cost in the pipeline is the Scripting &amp; Audio Model Synthesis stage (87.8 s), which encompasses LLM prompt processing, DAG traversal, voice assignment resolution, and TTS generation for a full chapter segment. All remaining stages—graph ingestion, spatial update, and WebVTT offset compilation—complete in under 40 ms combined. The overall Phase 6 pipeline evaluation status is </w:t>
      </w:r>
      <w:r>
        <w:rPr>
          <w:rFonts w:ascii="Arial" w:cs="Arial" w:eastAsia="Arial" w:hAnsi="Arial"/>
          <w:b/>
          <w:bCs/>
          <w:color w:val="000000"/>
          <w:sz w:val="22"/>
          <w:szCs w:val="22"/>
        </w:rPr>
        <w:t xml:space="preserve">PASS</w:t>
      </w:r>
      <w:r>
        <w:rPr>
          <w:rFonts w:ascii="Arial" w:cs="Arial" w:eastAsia="Arial" w:hAnsi="Arial"/>
          <w:color w:val="000000"/>
          <w:sz w:val="22"/>
          <w:szCs w:val="22"/>
        </w:rPr>
        <w:t xml:space="preserve">. The system demonstrated complete, artifact-free execution from raw text input to playback-ready synthesized audio with timestamped subtitle offsets on consumer-grade hardware.</w:t>
      </w:r>
    </w:p>
    <w:p>
      <w:pPr>
        <w:spacing w:before="180" w:after="180"/>
      </w:pPr>
    </w:p>
    <w:p>
      <w:pPr>
        <w:pStyle w:val="Heading1"/>
        <w:pBdr>
          <w:bottom w:val="single" w:color="2E75B6" w:sz="8" w:space="4"/>
        </w:pBdr>
        <w:spacing w:before="360" w:after="160"/>
      </w:pPr>
      <w:r>
        <w:rPr>
          <w:rFonts w:ascii="Arial" w:cs="Arial" w:eastAsia="Arial" w:hAnsi="Arial"/>
          <w:b/>
          <w:bCs/>
          <w:color w:val="1F3A6E"/>
          <w:sz w:val="30"/>
          <w:szCs w:val="30"/>
        </w:rPr>
        <w:t xml:space="preserve">5. Discussion</w:t>
      </w:r>
    </w:p>
    <w:p>
      <w:pPr>
        <w:pStyle w:val="Heading2"/>
        <w:spacing w:before="280" w:after="120"/>
      </w:pPr>
      <w:r>
        <w:rPr>
          <w:rFonts w:ascii="Arial" w:cs="Arial" w:eastAsia="Arial" w:hAnsi="Arial"/>
          <w:b/>
          <w:bCs/>
          <w:color w:val="2E75B6"/>
          <w:sz w:val="26"/>
          <w:szCs w:val="26"/>
        </w:rPr>
        <w:t xml:space="preserve">5.1 Interpretation of Results</w:t>
      </w:r>
    </w:p>
    <w:p>
      <w:pPr>
        <w:spacing w:before="80" w:after="140" w:line="288" w:lineRule="auto"/>
        <w:jc w:val="both"/>
      </w:pPr>
      <w:r>
        <w:rPr>
          <w:rFonts w:ascii="Arial" w:cs="Arial" w:eastAsia="Arial" w:hAnsi="Arial"/>
          <w:color w:val="000000"/>
          <w:sz w:val="22"/>
          <w:szCs w:val="22"/>
        </w:rPr>
        <w:t xml:space="preserve">The entity extraction results validate the core architectural hypothesis: deterministic NLP algorithms are insufficient for parsing the unconventional grammatical structures characteristic of fantasy and web fiction nomenclature. The spaCy fallback's 40% character F1 score reflects a structural limitation—standard capitalization-based algorithms are calibrated for conventional English prose and systematically misclassify invented proper nouns that violate expected capitalization patterns. The Neural layer's 100% character F1 confirms that contextual semantic understanding, rather than syntactic pattern matching, is the appropriate mechanism for entity extraction in this domain.</w:t>
      </w:r>
    </w:p>
    <w:p>
      <w:pPr>
        <w:spacing w:before="80" w:after="140" w:line="288" w:lineRule="auto"/>
        <w:jc w:val="both"/>
      </w:pPr>
      <w:r>
        <w:rPr>
          <w:rFonts w:ascii="Arial" w:cs="Arial" w:eastAsia="Arial" w:hAnsi="Arial"/>
          <w:color w:val="000000"/>
          <w:sz w:val="22"/>
          <w:szCs w:val="22"/>
        </w:rPr>
        <w:t xml:space="preserve">The graph latency benchmarks provide equally significant evidence. The sub-4ms execution of full PageRank centrality computation plus exponential decay arithmetic at 1,000 nodes demonstrates that topologically complex symbolic reasoning is computationally tractable on consumer CPUs. By delegating heavy semantic interpretation to the API layer and reserving local computation exclusively for deterministic mathematics, the system achieves the Zero-GPU directive without compromising analytical depth.</w:t>
      </w:r>
    </w:p>
    <w:p>
      <w:pPr>
        <w:pStyle w:val="Heading2"/>
        <w:spacing w:before="280" w:after="120"/>
      </w:pPr>
      <w:r>
        <w:rPr>
          <w:rFonts w:ascii="Arial" w:cs="Arial" w:eastAsia="Arial" w:hAnsi="Arial"/>
          <w:b/>
          <w:bCs/>
          <w:color w:val="2E75B6"/>
          <w:sz w:val="26"/>
          <w:szCs w:val="26"/>
        </w:rPr>
        <w:t xml:space="preserve">5.2 Comparison with Prior Work</w:t>
      </w:r>
    </w:p>
    <w:p>
      <w:pPr>
        <w:spacing w:before="80" w:after="140" w:line="288" w:lineRule="auto"/>
        <w:jc w:val="both"/>
      </w:pPr>
      <w:r>
        <w:rPr>
          <w:rFonts w:ascii="Arial" w:cs="Arial" w:eastAsia="Arial" w:hAnsi="Arial"/>
          <w:color w:val="000000"/>
          <w:sz w:val="22"/>
          <w:szCs w:val="22"/>
        </w:rPr>
        <w:t xml:space="preserve">In contrast to static Microsoft GraphRAG, which compresses all narrative history into a timeless topological snapshot, the Δt decay variable in Webnovel Architect allows characters to organically phase out of relevance as narrative time progresses. This property directly addresses the temporal hallucination artifacts inherent in vector-embedding-based systems. Compared to QA-focused DyG-RAG implementations, the proposed system introduces narrative latency as a first-class modeling primitive, rather than treating temporal dynamics as an incidental feature of edge timestamps.</w:t>
      </w:r>
    </w:p>
    <w:p>
      <w:pPr>
        <w:pStyle w:val="Heading2"/>
        <w:spacing w:before="280" w:after="120"/>
      </w:pPr>
      <w:r>
        <w:rPr>
          <w:rFonts w:ascii="Arial" w:cs="Arial" w:eastAsia="Arial" w:hAnsi="Arial"/>
          <w:b/>
          <w:bCs/>
          <w:color w:val="2E75B6"/>
          <w:sz w:val="26"/>
          <w:szCs w:val="26"/>
        </w:rPr>
        <w:t xml:space="preserve">5.3 Limitations and Future Constraints</w:t>
      </w:r>
    </w:p>
    <w:p>
      <w:pPr>
        <w:spacing w:before="80" w:after="140" w:line="288" w:lineRule="auto"/>
        <w:jc w:val="both"/>
      </w:pPr>
      <w:r>
        <w:rPr>
          <w:rFonts w:ascii="Arial" w:cs="Arial" w:eastAsia="Arial" w:hAnsi="Arial"/>
          <w:color w:val="000000"/>
          <w:sz w:val="22"/>
          <w:szCs w:val="22"/>
        </w:rPr>
        <w:t xml:space="preserve">The current implementation employs binary edge semantics for inter-character relationships (interacts_with, mentions). The graph does not natively encode the emotional valence or historical polarity of those interactions—a character who is repeatedly antagonized by another receives the same edge weighting as a character who is supported. This limitation prevents the system from inferring relationship quality, which would be necessary for emotionally nuanced TTS prosody modulation.</w:t>
      </w:r>
    </w:p>
    <w:p>
      <w:pPr>
        <w:spacing w:before="80" w:after="140" w:line="288" w:lineRule="auto"/>
        <w:jc w:val="both"/>
      </w:pPr>
      <w:r>
        <w:rPr>
          <w:rFonts w:ascii="Arial" w:cs="Arial" w:eastAsia="Arial" w:hAnsi="Arial"/>
          <w:color w:val="000000"/>
          <w:sz w:val="22"/>
          <w:szCs w:val="22"/>
        </w:rPr>
        <w:t xml:space="preserve">Additionally, while the Neural layer achieves perfect character F1 on the tested corpus, generalization to narratives with extremely dense world-building terminology (as evidenced by the World Terms F1 of 77% and Combined F1 of 84% in Table 1) remains an open challenge. Future evaluation should include a broader range of fiction genres and nomenclature densities.</w:t>
      </w:r>
    </w:p>
    <w:p>
      <w:pPr>
        <w:spacing w:before="80" w:after="140" w:line="288" w:lineRule="auto"/>
        <w:jc w:val="both"/>
      </w:pPr>
      <w:r>
        <w:rPr>
          <w:rFonts w:ascii="Arial" w:cs="Arial" w:eastAsia="Arial" w:hAnsi="Arial"/>
          <w:b/>
          <w:bCs/>
          <w:color w:val="000000"/>
          <w:sz w:val="22"/>
          <w:szCs w:val="22"/>
        </w:rPr>
        <w:t xml:space="preserve">Corpus Generalizability: </w:t>
      </w:r>
      <w:r>
        <w:rPr>
          <w:rFonts w:ascii="Arial" w:cs="Arial" w:eastAsia="Arial" w:hAnsi="Arial"/>
          <w:color w:val="000000"/>
          <w:sz w:val="22"/>
          <w:szCs w:val="22"/>
        </w:rPr>
        <w:t xml:space="preserve">Phase 6 evaluated only a single-chapter excerpt from </w:t>
      </w:r>
      <w:r>
        <w:rPr>
          <w:rFonts w:ascii="Arial" w:cs="Arial" w:eastAsia="Arial" w:hAnsi="Arial"/>
          <w:i/>
          <w:iCs/>
          <w:color w:val="000000"/>
          <w:sz w:val="22"/>
          <w:szCs w:val="22"/>
        </w:rPr>
        <w:t xml:space="preserve">Mother of Learning</w:t>
      </w:r>
      <w:r>
        <w:rPr>
          <w:rFonts w:ascii="Arial" w:cs="Arial" w:eastAsia="Arial" w:hAnsi="Arial"/>
          <w:color w:val="000000"/>
          <w:sz w:val="22"/>
          <w:szCs w:val="22"/>
        </w:rPr>
        <w:t xml:space="preserve">. While the graph latency benchmarks were conducted on synthetic graphs scaled to 1,000 nodes, the mathematical stability of the temporal DAG across a full 1,000-chapter serialized narrative—where cumulative entity counts, edge densities, and PageRank matrix dimensions grow continuously over time—remains a theoretical projection rather than an empirically validated result. Longitudinal stress-testing across a complete, multi-hundred-chapter corpus is a prerequisite for production deployment claims.</w:t>
      </w:r>
    </w:p>
    <w:p>
      <w:pPr>
        <w:spacing w:before="80" w:after="140" w:line="288" w:lineRule="auto"/>
        <w:jc w:val="both"/>
      </w:pPr>
      <w:r>
        <w:rPr>
          <w:rFonts w:ascii="Arial" w:cs="Arial" w:eastAsia="Arial" w:hAnsi="Arial"/>
          <w:b/>
          <w:bCs/>
          <w:color w:val="000000"/>
          <w:sz w:val="22"/>
          <w:szCs w:val="22"/>
        </w:rPr>
        <w:t xml:space="preserve">Cold-Start Latency Anomaly: </w:t>
      </w:r>
      <w:r>
        <w:rPr>
          <w:rFonts w:ascii="Arial" w:cs="Arial" w:eastAsia="Arial" w:hAnsi="Arial"/>
          <w:color w:val="000000"/>
          <w:sz w:val="22"/>
          <w:szCs w:val="22"/>
        </w:rPr>
        <w:t xml:space="preserve">The 124.0 ms latency spike observed at n = 10 nodes in Table 2 highlights a critical cold-start limitation of the Python/networkx integration. On first invocation, the interpreter initialization and graph object construction costs dominate and are disproportionate to the workload. Production deployments must therefore incorporate a pre-warming step—executing a dummy traversal at system startup before any live TTS pipeline execution—to ensure that the sub-5 ms latency profile observed at n ≥ 50 is reliably achieved from the first real chapter ingestion.</w:t>
      </w:r>
    </w:p>
    <w:p>
      <w:pPr>
        <w:spacing w:before="80" w:after="140" w:line="288" w:lineRule="auto"/>
        <w:jc w:val="both"/>
      </w:pPr>
      <w:r>
        <w:rPr>
          <w:rFonts w:ascii="Arial" w:cs="Arial" w:eastAsia="Arial" w:hAnsi="Arial"/>
          <w:b/>
          <w:bCs/>
          <w:color w:val="000000"/>
          <w:sz w:val="22"/>
          <w:szCs w:val="22"/>
        </w:rPr>
        <w:t xml:space="preserve">Absence of Subjective Audio Quality Evaluation: </w:t>
      </w:r>
      <w:r>
        <w:rPr>
          <w:rFonts w:ascii="Arial" w:cs="Arial" w:eastAsia="Arial" w:hAnsi="Arial"/>
          <w:color w:val="000000"/>
          <w:sz w:val="22"/>
          <w:szCs w:val="22"/>
        </w:rPr>
        <w:t xml:space="preserve">Audio output quality was evaluated strictly through quantitative throughput metrics (RTF and script-to-synthesis mapping). The pipeline has not been subjected to a formal Mean Opinion Score (MOS) listening panel, which would measure human perceptual dimensions including voice distinctiveness, prosodic naturalness, and listener fatigue across extended playback. Without a subjective evaluation component, it is not possible to make claims about the </w:t>
      </w:r>
      <w:r>
        <w:rPr>
          <w:rFonts w:ascii="Arial" w:cs="Arial" w:eastAsia="Arial" w:hAnsi="Arial"/>
          <w:i/>
          <w:iCs/>
          <w:color w:val="000000"/>
          <w:sz w:val="22"/>
          <w:szCs w:val="22"/>
        </w:rPr>
        <w:t xml:space="preserve">perceptual</w:t>
      </w:r>
      <w:r>
        <w:rPr>
          <w:rFonts w:ascii="Arial" w:cs="Arial" w:eastAsia="Arial" w:hAnsi="Arial"/>
          <w:color w:val="000000"/>
          <w:sz w:val="22"/>
          <w:szCs w:val="22"/>
        </w:rPr>
        <w:t xml:space="preserve"> quality of the synthesized audio drama, only its computational efficiency. A MOS study is designated as a necessary component of Phase 7 evaluation.</w:t>
      </w:r>
    </w:p>
    <w:p>
      <w:pPr>
        <w:spacing w:before="180" w:after="180"/>
      </w:pPr>
    </w:p>
    <w:p>
      <w:pPr>
        <w:pStyle w:val="Heading1"/>
        <w:pBdr>
          <w:bottom w:val="single" w:color="2E75B6" w:sz="8" w:space="4"/>
        </w:pBdr>
        <w:spacing w:before="360" w:after="160"/>
      </w:pPr>
      <w:r>
        <w:rPr>
          <w:rFonts w:ascii="Arial" w:cs="Arial" w:eastAsia="Arial" w:hAnsi="Arial"/>
          <w:b/>
          <w:bCs/>
          <w:color w:val="1F3A6E"/>
          <w:sz w:val="30"/>
          <w:szCs w:val="30"/>
        </w:rPr>
        <w:t xml:space="preserve">6. Conclusion</w:t>
      </w:r>
    </w:p>
    <w:p>
      <w:pPr>
        <w:spacing w:before="80" w:after="140" w:line="288" w:lineRule="auto"/>
        <w:jc w:val="both"/>
      </w:pPr>
      <w:r>
        <w:rPr>
          <w:rFonts w:ascii="Arial" w:cs="Arial" w:eastAsia="Arial" w:hAnsi="Arial"/>
          <w:color w:val="000000"/>
          <w:sz w:val="22"/>
          <w:szCs w:val="22"/>
        </w:rPr>
        <w:t xml:space="preserve">This paper presented </w:t>
      </w:r>
      <w:r>
        <w:rPr>
          <w:rFonts w:ascii="Arial" w:cs="Arial" w:eastAsia="Arial" w:hAnsi="Arial"/>
          <w:b/>
          <w:bCs/>
          <w:color w:val="000000"/>
          <w:sz w:val="22"/>
          <w:szCs w:val="22"/>
        </w:rPr>
        <w:t xml:space="preserve">Webnovel Architect</w:t>
      </w:r>
      <w:r>
        <w:rPr>
          <w:rFonts w:ascii="Arial" w:cs="Arial" w:eastAsia="Arial" w:hAnsi="Arial"/>
          <w:color w:val="000000"/>
          <w:sz w:val="22"/>
          <w:szCs w:val="22"/>
        </w:rPr>
        <w:t xml:space="preserve">, an autonomous audio-dramatization engine designed to resolve the Casting Paradox and eliminate the temporal hallucination artifacts that undermine traditional AI retrieval pipelines when applied to serialized narrative content.</w:t>
      </w:r>
    </w:p>
    <w:p>
      <w:pPr>
        <w:spacing w:before="80" w:after="140" w:line="288" w:lineRule="auto"/>
        <w:jc w:val="both"/>
      </w:pPr>
      <w:r>
        <w:rPr>
          <w:rFonts w:ascii="Arial" w:cs="Arial" w:eastAsia="Arial" w:hAnsi="Arial"/>
          <w:color w:val="000000"/>
          <w:sz w:val="22"/>
          <w:szCs w:val="22"/>
        </w:rPr>
        <w:t xml:space="preserve">The system's central contribution is its strict separation of two cognitive operations that existing architectures conflate: semantic entity extraction, handled by a constrained Neural layer, and chronological relationship tracking, governed by a deterministic Symbolic layer. By replacing conventional vector databases with a Dynamic Event Graph paired with a custom Temporal PageRank Decay algorithm, the system models the human capacity to actively attend to relevant narrative agents while organically discounting latent or absent characters—without requiring an exhaustive context window or dedicated GPU hardware.</w:t>
      </w:r>
    </w:p>
    <w:p>
      <w:pPr>
        <w:spacing w:before="80" w:after="140" w:line="288" w:lineRule="auto"/>
        <w:jc w:val="both"/>
      </w:pPr>
      <w:r>
        <w:rPr>
          <w:rFonts w:ascii="Arial" w:cs="Arial" w:eastAsia="Arial" w:hAnsi="Arial"/>
          <w:color w:val="000000"/>
          <w:sz w:val="22"/>
          <w:szCs w:val="22"/>
        </w:rPr>
        <w:t xml:space="preserve">The experimental results confirm that this architecture is not merely theoretically sound but operationally viable: 100% character entity F1, a sub-4 ms symbolic runtime at scale, and a sustained RTF of 0.127 collectively demonstrate that high-quality narrative intelligence can be achieved on consumer hardware. Notably, the Spearman rank correlation metric was not successfully evaluated in Phase 6 due to spaCy’s failure to identify unconventional character names; re-running this metric with Neural-layer-derived arrays is designated as an immediate Phase 7 priority before any claims of perceptual alignment can be made.</w:t>
      </w:r>
    </w:p>
    <w:p>
      <w:pPr>
        <w:pStyle w:val="Heading2"/>
        <w:spacing w:before="280" w:after="120"/>
      </w:pPr>
      <w:r>
        <w:rPr>
          <w:rFonts w:ascii="Arial" w:cs="Arial" w:eastAsia="Arial" w:hAnsi="Arial"/>
          <w:b/>
          <w:bCs/>
          <w:color w:val="2E75B6"/>
          <w:sz w:val="26"/>
          <w:szCs w:val="26"/>
        </w:rPr>
        <w:t xml:space="preserve">6.1 Future Directions</w:t>
      </w:r>
    </w:p>
    <w:p>
      <w:pPr>
        <w:spacing w:before="80" w:after="140" w:line="288" w:lineRule="auto"/>
        <w:jc w:val="both"/>
      </w:pPr>
      <w:r>
        <w:rPr>
          <w:rFonts w:ascii="Arial" w:cs="Arial" w:eastAsia="Arial" w:hAnsi="Arial"/>
          <w:color w:val="000000"/>
          <w:sz w:val="22"/>
          <w:szCs w:val="22"/>
        </w:rPr>
        <w:t xml:space="preserve">The most immediate near-term priority is the completion of the Phase 7 Spearman rank correlation evaluation using Neural-layer-derived character arrays, which will either validate or challenge the system’s claim of perceptual alignment with human narrative intuition. Beyond that, the most significant avenue for future research is the extension of edge semantics to incorporate emotional causality. Specifically, incorporating directed, valence-weighted edges of the form Character A →(resentful of)→ Character B would enable the system to autonomously modulate TTS prosody profiles without requiring explicit emotional adverbs in the synthesis prompt. A character whose graph neighborhood reflects persistent hostility could automatically receive a lower-pitched, more clipped voice generation profile when interacting with an antagonist node, moving the system toward fully autonomous, emotionally intelligent audio cinema.</w:t>
      </w:r>
    </w:p>
    <w:p>
      <w:pPr>
        <w:spacing w:before="80" w:after="140" w:line="288" w:lineRule="auto"/>
        <w:jc w:val="both"/>
      </w:pPr>
      <w:r>
        <w:rPr>
          <w:rFonts w:ascii="Arial" w:cs="Arial" w:eastAsia="Arial" w:hAnsi="Arial"/>
          <w:color w:val="000000"/>
          <w:sz w:val="22"/>
          <w:szCs w:val="22"/>
        </w:rPr>
        <w:t xml:space="preserve">Secondary research directions include multi-lingual entity extraction for non-English web fiction platforms, hierarchical graph clustering for ensemble-cast narratives exceeding 10,000 entity nodes, and integration with real-time serialization feeds to enable live chapter-by-chapter audio publishing pipelines.</w:t>
      </w:r>
    </w:p>
    <w:p>
      <w:pPr>
        <w:spacing w:before="180" w:after="180"/>
      </w:pPr>
    </w:p>
    <w:p>
      <w:pPr>
        <w:pStyle w:val="Heading1"/>
        <w:pBdr>
          <w:bottom w:val="single" w:color="2E75B6" w:sz="8" w:space="4"/>
        </w:pBdr>
        <w:spacing w:before="360" w:after="160"/>
      </w:pPr>
      <w:r>
        <w:rPr>
          <w:rFonts w:ascii="Arial" w:cs="Arial" w:eastAsia="Arial" w:hAnsi="Arial"/>
          <w:b/>
          <w:bCs/>
          <w:color w:val="1F3A6E"/>
          <w:sz w:val="30"/>
          <w:szCs w:val="30"/>
        </w:rPr>
        <w:t xml:space="preserve">References</w:t>
      </w:r>
    </w:p>
    <w:p>
      <w:pPr>
        <w:spacing w:before="80" w:after="140" w:line="288" w:lineRule="auto"/>
        <w:jc w:val="both"/>
      </w:pPr>
      <w:r>
        <w:rPr>
          <w:rFonts w:ascii="Arial" w:cs="Arial" w:eastAsia="Arial" w:hAnsi="Arial"/>
          <w:color w:val="000000"/>
          <w:sz w:val="22"/>
          <w:szCs w:val="22"/>
        </w:rPr>
        <w:t xml:space="preserve">[1]  Edge, D., Trinh, H., Cheng, N., Bradley, J., Zhao, A., Apacible, T., ... &amp; Larson, K. (2024). From local to global: A graph RAG approach to query-focused summarization. arXiv preprint arXiv:2404.16130.</w:t>
      </w:r>
    </w:p>
    <w:p>
      <w:pPr>
        <w:spacing w:before="80" w:after="140" w:line="288" w:lineRule="auto"/>
        <w:jc w:val="both"/>
      </w:pPr>
      <w:r>
        <w:rPr>
          <w:rFonts w:ascii="Arial" w:cs="Arial" w:eastAsia="Arial" w:hAnsi="Arial"/>
          <w:color w:val="000000"/>
          <w:sz w:val="22"/>
          <w:szCs w:val="22"/>
        </w:rPr>
        <w:t xml:space="preserve">[2]  Sun, Y., Wang, Y., Zhu, S., &amp; Li, R. (2025). Dynamic Graph RAG: Adapting knowledge graphs to temporal and evolving scenarios in large language models. Proceedings of the ACL Workshop on Graphs and AI.</w:t>
      </w:r>
    </w:p>
    <w:p>
      <w:pPr>
        <w:spacing w:before="80" w:after="140" w:line="288" w:lineRule="auto"/>
        <w:jc w:val="both"/>
      </w:pPr>
      <w:r>
        <w:rPr>
          <w:rFonts w:ascii="Arial" w:cs="Arial" w:eastAsia="Arial" w:hAnsi="Arial"/>
          <w:color w:val="000000"/>
          <w:sz w:val="22"/>
          <w:szCs w:val="22"/>
        </w:rPr>
        <w:t xml:space="preserve">[3]  Jiang, S., Zhang, W., Chen, L., &amp; Liu, Q. (2025). Audiobook-CC: Zero-shot text-to-speech prosody modeling with cross-contextual emotional inference. IEEE/ACM Transactions on Audio, Speech, and Language Processing.</w:t>
      </w:r>
    </w:p>
    <w:p>
      <w:pPr>
        <w:spacing w:before="80" w:after="140" w:line="288" w:lineRule="auto"/>
        <w:jc w:val="both"/>
      </w:pPr>
      <w:r>
        <w:rPr>
          <w:rFonts w:ascii="Arial" w:cs="Arial" w:eastAsia="Arial" w:hAnsi="Arial"/>
          <w:color w:val="000000"/>
          <w:sz w:val="22"/>
          <w:szCs w:val="22"/>
        </w:rPr>
        <w:t xml:space="preserve">[4]  Hexgrad Open Source Initiative. (2025). Kokoro TTS: A high-fidelity, lightweight edge synthesis architecture (Version 82M). Hugging Face open-source model repository.</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Webnovel Architect — Zero-GPU Story Intelligence    |    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people.xml><?xml version="1.0" encoding="utf-8"?>
<w15:people xmlns:w15="http://schemas.microsoft.com/office/word/2012/wordml">
  <w15:person w15:author="Webnovel Architect Assistant">
    <w15:presenceInfo w15:providerId="None" w15:userId="Webnovel Architect Assistant"/>
  </w15:person>
</w15:people>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rackRevisions/>
  <w:displayBackgroundShape/>
  <w:evenAndOddHeaders w:val="false"/>
  <w:compat>
    <w:compatSetting w:val="15" w:uri="http://schemas.microsoft.com/office/word" w:name="compatibilityMode"/>
  </w:compat>
  <w:rsids>
    <w:rsidRoot w:val="613BD437"/>
    <w:rsid w:val="613BD437"/>
  </w:rsid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3A6E"/>
      <w:sz w:val="30"/>
      <w:szCs w:val="30"/>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a3bdbdc4ca724c5c1dd574dfa21ac1dde755049d.png"/><Relationship Id="rId8" Type="http://schemas.openxmlformats.org/officeDocument/2006/relationships/fontTable" Target="fontTable.xml"/><Relationship Id="rId9" Type="http://schemas.microsoft.com/office/2011/relationships/people" Target="peop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2026-03-31T04:49:43.338Z</dcterms:created>
  <dcterms:modified xsi:type="dcterms:W3CDTF">2026-03-31T04:49:43.338Z</dcterms:modified>
</cp:coreProperties>
</file>

<file path=docProps/custom.xml><?xml version="1.0" encoding="utf-8"?>
<Properties xmlns="http://schemas.openxmlformats.org/officeDocument/2006/custom-properties" xmlns:vt="http://schemas.openxmlformats.org/officeDocument/2006/docPropsVTypes"/>
</file>